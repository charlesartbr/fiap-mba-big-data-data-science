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F2E84" w14:textId="70CD7B77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bookmarkStart w:id="0" w:name="_Hlk38984231"/>
      <w:bookmarkEnd w:id="0"/>
      <w:r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CHARLES GUIMARÃES </w:t>
      </w: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CAVALCANTE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334409</w:t>
      </w:r>
    </w:p>
    <w:p w14:paraId="07085300" w14:textId="564CCDB6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LUAN NONATO FIGUEIREDO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334325</w:t>
      </w:r>
    </w:p>
    <w:p w14:paraId="6564E0B1" w14:textId="28C885AF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RODRIGO ROSSI DE LIMA CANO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333927</w:t>
      </w:r>
    </w:p>
    <w:p w14:paraId="0B2A7D97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7820D0CF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DF795EE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E3F815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5518AB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443A3D0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71F03CC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8586C72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58DAE8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676D232B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5C3F845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A18368C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DF17DA3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46DBBD1" w14:textId="0F85AFD2" w:rsidR="00656FEB" w:rsidRDefault="00F20776" w:rsidP="00656FEB">
      <w:pPr>
        <w:jc w:val="center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GOCARE</w:t>
      </w:r>
    </w:p>
    <w:p w14:paraId="0D535E38" w14:textId="77777777" w:rsidR="00CD7799" w:rsidRDefault="00CD7799" w:rsidP="00656FEB">
      <w:pPr>
        <w:jc w:val="center"/>
        <w:rPr>
          <w:rFonts w:asciiTheme="minorHAnsi" w:hAnsiTheme="minorHAnsi" w:cstheme="minorHAnsi"/>
          <w:b/>
          <w:sz w:val="32"/>
        </w:rPr>
      </w:pPr>
      <w:r w:rsidRPr="00CD7799">
        <w:rPr>
          <w:rFonts w:asciiTheme="minorHAnsi" w:hAnsiTheme="minorHAnsi" w:cstheme="minorHAnsi"/>
          <w:b/>
          <w:noProof/>
          <w:sz w:val="32"/>
        </w:rPr>
        <w:drawing>
          <wp:inline distT="0" distB="0" distL="0" distR="0" wp14:anchorId="3C88D508" wp14:editId="6601E3AD">
            <wp:extent cx="2328180" cy="72943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6E29DCA7-EA47-4E4A-8E54-708AF28328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E29DCA7-EA47-4E4A-8E54-708AF28328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94" cy="7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799">
        <w:rPr>
          <w:rFonts w:asciiTheme="minorHAnsi" w:hAnsiTheme="minorHAnsi" w:cstheme="minorHAnsi"/>
          <w:b/>
          <w:sz w:val="32"/>
        </w:rPr>
        <w:t xml:space="preserve"> </w:t>
      </w:r>
    </w:p>
    <w:p w14:paraId="4B1D64C1" w14:textId="77777777" w:rsidR="00CD7799" w:rsidRPr="00CD7799" w:rsidRDefault="00CD7799" w:rsidP="00CD7799">
      <w:pPr>
        <w:jc w:val="center"/>
        <w:rPr>
          <w:rFonts w:asciiTheme="minorHAnsi" w:hAnsiTheme="minorHAnsi" w:cstheme="minorHAnsi"/>
          <w:b/>
          <w:sz w:val="28"/>
        </w:rPr>
      </w:pPr>
      <w:r w:rsidRPr="00CD7799">
        <w:rPr>
          <w:rFonts w:asciiTheme="minorHAnsi" w:hAnsiTheme="minorHAnsi" w:cstheme="minorHAnsi"/>
          <w:b/>
          <w:sz w:val="28"/>
        </w:rPr>
        <w:t xml:space="preserve">Acreditamos que sua vida é o nosso maior bem  </w:t>
      </w:r>
    </w:p>
    <w:p w14:paraId="4C8F0EB3" w14:textId="6595557E" w:rsidR="00656FEB" w:rsidRDefault="00CD7799" w:rsidP="00656FEB">
      <w:pPr>
        <w:jc w:val="center"/>
        <w:rPr>
          <w:rFonts w:asciiTheme="minorHAnsi" w:hAnsiTheme="minorHAnsi" w:cstheme="minorHAnsi"/>
          <w:highlight w:val="yellow"/>
        </w:rPr>
      </w:pPr>
      <w:r w:rsidRPr="00CD7799">
        <w:rPr>
          <w:rFonts w:asciiTheme="minorHAnsi" w:hAnsiTheme="minorHAnsi" w:cstheme="minorHAnsi"/>
          <w:b/>
          <w:sz w:val="32"/>
        </w:rPr>
        <w:t xml:space="preserve"> </w:t>
      </w:r>
    </w:p>
    <w:p w14:paraId="2CFDB245" w14:textId="77777777" w:rsidR="00CD7799" w:rsidRPr="00E83A1E" w:rsidRDefault="00CD7799" w:rsidP="00656FEB">
      <w:pPr>
        <w:jc w:val="center"/>
        <w:rPr>
          <w:rFonts w:asciiTheme="minorHAnsi" w:hAnsiTheme="minorHAnsi" w:cstheme="minorHAnsi"/>
        </w:rPr>
      </w:pPr>
    </w:p>
    <w:p w14:paraId="2733CBB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091AC110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626D424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49471DE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DE0FD7C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5B693B7D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</w:p>
    <w:p w14:paraId="6F1C0226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 xml:space="preserve">Trabalho de Conclusão de Curso </w:t>
      </w:r>
    </w:p>
    <w:p w14:paraId="208B608C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apresentado à FIAP</w:t>
      </w:r>
    </w:p>
    <w:p w14:paraId="1E038E56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para a obtenção do título de</w:t>
      </w:r>
    </w:p>
    <w:p w14:paraId="09784AEB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MBA em</w:t>
      </w:r>
    </w:p>
    <w:p w14:paraId="66DECC65" w14:textId="78F00687" w:rsidR="00656FEB" w:rsidRPr="00E83A1E" w:rsidRDefault="00CD7799" w:rsidP="00656FEB">
      <w:pPr>
        <w:jc w:val="right"/>
        <w:rPr>
          <w:rFonts w:asciiTheme="minorHAnsi" w:hAnsiTheme="minorHAnsi" w:cstheme="minorHAnsi"/>
        </w:rPr>
      </w:pPr>
      <w:r w:rsidRPr="00CD7799">
        <w:rPr>
          <w:rFonts w:asciiTheme="minorHAnsi" w:hAnsiTheme="minorHAnsi" w:cstheme="minorHAnsi"/>
        </w:rPr>
        <w:t>Big Data</w:t>
      </w:r>
    </w:p>
    <w:p w14:paraId="0C54334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5401CE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57A1E29F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445D883" w14:textId="77777777" w:rsidR="00656FEB" w:rsidRDefault="00656FEB" w:rsidP="00656FEB">
      <w:pPr>
        <w:jc w:val="center"/>
        <w:rPr>
          <w:rFonts w:asciiTheme="minorHAnsi" w:hAnsiTheme="minorHAnsi" w:cstheme="minorHAnsi"/>
        </w:rPr>
      </w:pPr>
    </w:p>
    <w:p w14:paraId="1009315E" w14:textId="77777777" w:rsidR="000A5421" w:rsidRPr="00E83A1E" w:rsidRDefault="000A5421" w:rsidP="00656FEB">
      <w:pPr>
        <w:jc w:val="center"/>
        <w:rPr>
          <w:rFonts w:asciiTheme="minorHAnsi" w:hAnsiTheme="minorHAnsi" w:cstheme="minorHAnsi"/>
        </w:rPr>
      </w:pPr>
    </w:p>
    <w:p w14:paraId="768FE4AA" w14:textId="77777777" w:rsidR="00656FEB" w:rsidRDefault="00656FEB" w:rsidP="00656FEB">
      <w:pPr>
        <w:jc w:val="center"/>
        <w:rPr>
          <w:rFonts w:asciiTheme="minorHAnsi" w:hAnsiTheme="minorHAnsi" w:cstheme="minorHAnsi"/>
        </w:rPr>
      </w:pPr>
    </w:p>
    <w:p w14:paraId="68B91D53" w14:textId="77777777" w:rsidR="00EE12B5" w:rsidRDefault="00EE12B5" w:rsidP="00656FEB">
      <w:pPr>
        <w:jc w:val="center"/>
        <w:rPr>
          <w:rFonts w:asciiTheme="minorHAnsi" w:hAnsiTheme="minorHAnsi" w:cstheme="minorHAnsi"/>
        </w:rPr>
      </w:pPr>
    </w:p>
    <w:p w14:paraId="4D8A4920" w14:textId="77777777" w:rsidR="00E16721" w:rsidRPr="00E83A1E" w:rsidRDefault="00E16721" w:rsidP="00656FEB">
      <w:pPr>
        <w:jc w:val="center"/>
        <w:rPr>
          <w:rFonts w:asciiTheme="minorHAnsi" w:hAnsiTheme="minorHAnsi" w:cstheme="minorHAnsi"/>
        </w:rPr>
      </w:pPr>
    </w:p>
    <w:p w14:paraId="09444E1D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00BFBB4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São Paulo</w:t>
      </w:r>
    </w:p>
    <w:p w14:paraId="06C3ED7A" w14:textId="11E0F59F" w:rsidR="00656FEB" w:rsidRPr="00E83A1E" w:rsidRDefault="00DA38A6" w:rsidP="00656FE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CD7799">
        <w:rPr>
          <w:rFonts w:asciiTheme="minorHAnsi" w:hAnsiTheme="minorHAnsi" w:cstheme="minorHAnsi"/>
        </w:rPr>
        <w:t>20</w:t>
      </w:r>
    </w:p>
    <w:p w14:paraId="5A34487C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22CD9697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781B33CB" w14:textId="17A680D0" w:rsidR="00656FEB" w:rsidRPr="00E16721" w:rsidRDefault="00656FEB" w:rsidP="00656FEB">
      <w:pPr>
        <w:jc w:val="center"/>
        <w:rPr>
          <w:rFonts w:asciiTheme="minorHAnsi" w:hAnsiTheme="minorHAnsi" w:cstheme="minorHAnsi"/>
          <w:sz w:val="36"/>
        </w:rPr>
      </w:pPr>
      <w:r w:rsidRPr="00E16721">
        <w:rPr>
          <w:rFonts w:asciiTheme="minorHAnsi" w:hAnsiTheme="minorHAnsi" w:cstheme="minorHAnsi"/>
          <w:sz w:val="36"/>
        </w:rPr>
        <w:t>RESUMO</w:t>
      </w:r>
      <w:r w:rsidR="000A5421" w:rsidRPr="00E16721">
        <w:rPr>
          <w:rFonts w:asciiTheme="minorHAnsi" w:hAnsiTheme="minorHAnsi" w:cstheme="minorHAnsi"/>
          <w:sz w:val="36"/>
        </w:rPr>
        <w:t xml:space="preserve"> EXECUTIVO</w:t>
      </w:r>
    </w:p>
    <w:p w14:paraId="469EE756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69A85D50" w14:textId="7A54EE49" w:rsidR="000A5421" w:rsidRPr="00884CBA" w:rsidRDefault="000A5421" w:rsidP="00656FE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Mercado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CD7799" w:rsidRPr="00884CBA">
        <w:rPr>
          <w:rFonts w:asciiTheme="minorHAnsi" w:hAnsiTheme="minorHAnsi" w:cstheme="minorHAnsi"/>
        </w:rPr>
        <w:t>Mercado de instituições na área da saúde no Brasil.</w:t>
      </w:r>
    </w:p>
    <w:p w14:paraId="254F26C9" w14:textId="77777777" w:rsidR="00CD7799" w:rsidRDefault="00CD7799" w:rsidP="00656FEB">
      <w:pPr>
        <w:jc w:val="both"/>
        <w:rPr>
          <w:rFonts w:asciiTheme="minorHAnsi" w:hAnsiTheme="minorHAnsi" w:cstheme="minorHAnsi"/>
        </w:rPr>
      </w:pPr>
    </w:p>
    <w:p w14:paraId="1A4A1A33" w14:textId="161B23CF" w:rsidR="00CD7799" w:rsidRDefault="000A5421" w:rsidP="00656FEB">
      <w:pPr>
        <w:jc w:val="both"/>
        <w:rPr>
          <w:sz w:val="23"/>
          <w:szCs w:val="23"/>
        </w:rPr>
      </w:pPr>
      <w:r w:rsidRPr="00EE12B5">
        <w:rPr>
          <w:rFonts w:asciiTheme="minorHAnsi" w:hAnsiTheme="minorHAnsi" w:cstheme="minorHAnsi"/>
          <w:b/>
        </w:rPr>
        <w:t>Cliente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CD7799" w:rsidRPr="00884CBA">
        <w:rPr>
          <w:rFonts w:asciiTheme="minorHAnsi" w:hAnsiTheme="minorHAnsi" w:cstheme="minorHAnsi"/>
        </w:rPr>
        <w:t xml:space="preserve">Público nacionais dos estados de classe A, B e C que </w:t>
      </w:r>
      <w:del w:id="1" w:author="Charles Cavalcante" w:date="2020-04-28T19:27:00Z">
        <w:r w:rsidR="00CD7799" w:rsidRPr="00884CBA" w:rsidDel="00A05A24">
          <w:rPr>
            <w:rFonts w:asciiTheme="minorHAnsi" w:hAnsiTheme="minorHAnsi" w:cstheme="minorHAnsi"/>
          </w:rPr>
          <w:delText xml:space="preserve">contém </w:delText>
        </w:r>
      </w:del>
      <w:ins w:id="2" w:author="Charles Cavalcante" w:date="2020-04-28T19:27:00Z">
        <w:r w:rsidR="00A05A24">
          <w:rPr>
            <w:rFonts w:asciiTheme="minorHAnsi" w:hAnsiTheme="minorHAnsi" w:cstheme="minorHAnsi"/>
          </w:rPr>
          <w:t>possuem</w:t>
        </w:r>
        <w:r w:rsidR="00A05A24" w:rsidRPr="00884CBA">
          <w:rPr>
            <w:rFonts w:asciiTheme="minorHAnsi" w:hAnsiTheme="minorHAnsi" w:cstheme="minorHAnsi"/>
          </w:rPr>
          <w:t xml:space="preserve"> </w:t>
        </w:r>
      </w:ins>
      <w:r w:rsidR="00CD7799" w:rsidRPr="00884CBA">
        <w:rPr>
          <w:rFonts w:asciiTheme="minorHAnsi" w:hAnsiTheme="minorHAnsi" w:cstheme="minorHAnsi"/>
        </w:rPr>
        <w:t>convênios médicos particular ou associado a empresa. São pessoas entre 18 a 70 anos que utilizam serviços na área da saúde.</w:t>
      </w:r>
    </w:p>
    <w:p w14:paraId="3DD2D692" w14:textId="2470E691" w:rsidR="00EE12B5" w:rsidRDefault="00CD7799" w:rsidP="00656FEB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4DB28FE8" w14:textId="5294166B" w:rsidR="00C63E82" w:rsidRPr="00884CBA" w:rsidDel="001763C5" w:rsidRDefault="00EE12B5" w:rsidP="00884CBA">
      <w:pPr>
        <w:jc w:val="both"/>
        <w:rPr>
          <w:del w:id="3" w:author="Charles Cavalcante" w:date="2020-04-28T19:27:00Z"/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Problema</w:t>
      </w:r>
      <w:r>
        <w:rPr>
          <w:rFonts w:asciiTheme="minorHAnsi" w:hAnsiTheme="minorHAnsi" w:cstheme="minorHAnsi"/>
        </w:rPr>
        <w:t xml:space="preserve">: </w:t>
      </w:r>
      <w:r w:rsidR="00C63E82" w:rsidRPr="00884CBA">
        <w:rPr>
          <w:rFonts w:asciiTheme="minorHAnsi" w:hAnsiTheme="minorHAnsi" w:cstheme="minorHAnsi"/>
        </w:rPr>
        <w:t>Carência de plataforma digital integrando sistemas dos hospitais e laboratórios aos usuários (pacientes)</w:t>
      </w:r>
      <w:r w:rsidR="00CD7799" w:rsidRPr="00884CBA">
        <w:rPr>
          <w:rFonts w:asciiTheme="minorHAnsi" w:hAnsiTheme="minorHAnsi" w:cstheme="minorHAnsi"/>
        </w:rPr>
        <w:t>, d</w:t>
      </w:r>
      <w:r w:rsidR="00C63E82" w:rsidRPr="00884CBA">
        <w:rPr>
          <w:rFonts w:asciiTheme="minorHAnsi" w:hAnsiTheme="minorHAnsi" w:cstheme="minorHAnsi"/>
        </w:rPr>
        <w:t xml:space="preserve">emora no atendimento médico devido a avaliações prévias (triagem) existentes atualmente, Dificuldade de um </w:t>
      </w:r>
      <w:r w:rsidR="0025290D" w:rsidRPr="00884CBA">
        <w:rPr>
          <w:rFonts w:asciiTheme="minorHAnsi" w:hAnsiTheme="minorHAnsi" w:cstheme="minorHAnsi"/>
        </w:rPr>
        <w:t>diagnóstico</w:t>
      </w:r>
      <w:r w:rsidR="00C63E82" w:rsidRPr="00884CBA">
        <w:rPr>
          <w:rFonts w:asciiTheme="minorHAnsi" w:hAnsiTheme="minorHAnsi" w:cstheme="minorHAnsi"/>
        </w:rPr>
        <w:t xml:space="preserve"> assertivo devido </w:t>
      </w:r>
      <w:del w:id="4" w:author="Charles Cavalcante" w:date="2020-04-28T19:26:00Z">
        <w:r w:rsidR="00C63E82" w:rsidRPr="00884CBA" w:rsidDel="001763C5">
          <w:rPr>
            <w:rFonts w:asciiTheme="minorHAnsi" w:hAnsiTheme="minorHAnsi" w:cstheme="minorHAnsi"/>
          </w:rPr>
          <w:delText>a</w:delText>
        </w:r>
      </w:del>
      <w:ins w:id="5" w:author="Charles Cavalcante" w:date="2020-04-28T19:26:00Z">
        <w:r w:rsidR="001763C5" w:rsidRPr="00884CBA">
          <w:rPr>
            <w:rFonts w:asciiTheme="minorHAnsi" w:hAnsiTheme="minorHAnsi" w:cstheme="minorHAnsi"/>
          </w:rPr>
          <w:t>à</w:t>
        </w:r>
      </w:ins>
      <w:r w:rsidR="00C63E82" w:rsidRPr="00884CBA">
        <w:rPr>
          <w:rFonts w:asciiTheme="minorHAnsi" w:hAnsiTheme="minorHAnsi" w:cstheme="minorHAnsi"/>
        </w:rPr>
        <w:t xml:space="preserve"> falta de documentos (exames) existentes, Ausência de plataforma que unifica os documentos/exames dos clientes para compartilhamento nas consultas, Não ter informações do hospital que mais se adequa a necessidade no momento antes de se deslocar ao local.</w:t>
      </w:r>
    </w:p>
    <w:p w14:paraId="5C7E6219" w14:textId="397930A7" w:rsidR="00EE12B5" w:rsidRDefault="00EE12B5" w:rsidP="00656FEB">
      <w:pPr>
        <w:jc w:val="both"/>
        <w:rPr>
          <w:rFonts w:asciiTheme="minorHAnsi" w:hAnsiTheme="minorHAnsi" w:cstheme="minorHAnsi"/>
        </w:rPr>
      </w:pPr>
    </w:p>
    <w:p w14:paraId="778648B9" w14:textId="77777777" w:rsidR="00EE12B5" w:rsidRDefault="00EE12B5" w:rsidP="00656FEB">
      <w:pPr>
        <w:jc w:val="both"/>
        <w:rPr>
          <w:rFonts w:asciiTheme="minorHAnsi" w:hAnsiTheme="minorHAnsi" w:cstheme="minorHAnsi"/>
        </w:rPr>
      </w:pPr>
    </w:p>
    <w:p w14:paraId="0FCF68ED" w14:textId="77777777" w:rsidR="0095530B" w:rsidRPr="00884CBA" w:rsidDel="001763C5" w:rsidRDefault="00EE12B5" w:rsidP="0095530B">
      <w:pPr>
        <w:jc w:val="both"/>
        <w:rPr>
          <w:del w:id="6" w:author="Charles Cavalcante" w:date="2020-04-28T19:27:00Z"/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Solução</w:t>
      </w:r>
      <w:r>
        <w:rPr>
          <w:rFonts w:asciiTheme="minorHAnsi" w:hAnsiTheme="minorHAnsi" w:cstheme="minorHAnsi"/>
        </w:rPr>
        <w:t xml:space="preserve">: </w:t>
      </w:r>
      <w:r w:rsidR="0095530B" w:rsidRPr="00884CBA">
        <w:rPr>
          <w:rFonts w:asciiTheme="minorHAnsi" w:hAnsiTheme="minorHAnsi" w:cstheme="minorHAnsi"/>
        </w:rPr>
        <w:t xml:space="preserve">Plataforma digital facilitadora com integração a rede de hospitais e laboratórios da rede credenciada a fim de demonstrar os serviços disponíveis e tempo para atendimento, bem como ser um único repositório de exames tornando-se uma forma ágil e crédula para o momento da consulta. </w:t>
      </w:r>
    </w:p>
    <w:p w14:paraId="18A57A96" w14:textId="01A41BE9" w:rsidR="000A5421" w:rsidRPr="00884CBA" w:rsidRDefault="000A5421" w:rsidP="00656FEB">
      <w:pPr>
        <w:jc w:val="both"/>
        <w:rPr>
          <w:rFonts w:asciiTheme="minorHAnsi" w:hAnsiTheme="minorHAnsi" w:cstheme="minorHAnsi"/>
        </w:rPr>
      </w:pPr>
    </w:p>
    <w:p w14:paraId="0993D481" w14:textId="77777777" w:rsidR="0095530B" w:rsidRDefault="0095530B" w:rsidP="00656FEB">
      <w:pPr>
        <w:jc w:val="both"/>
        <w:rPr>
          <w:rFonts w:asciiTheme="minorHAnsi" w:hAnsiTheme="minorHAnsi" w:cstheme="minorHAnsi"/>
        </w:rPr>
      </w:pPr>
    </w:p>
    <w:p w14:paraId="748EB414" w14:textId="0B9A58D0" w:rsidR="001447EF" w:rsidRPr="00884CBA" w:rsidDel="001763C5" w:rsidRDefault="000A5421" w:rsidP="00656FEB">
      <w:pPr>
        <w:jc w:val="both"/>
        <w:rPr>
          <w:del w:id="7" w:author="Charles Cavalcante" w:date="2020-04-28T19:27:00Z"/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Modelo</w:t>
      </w:r>
      <w:r>
        <w:rPr>
          <w:rFonts w:asciiTheme="minorHAnsi" w:hAnsiTheme="minorHAnsi" w:cstheme="minorHAnsi"/>
        </w:rPr>
        <w:t xml:space="preserve"> </w:t>
      </w:r>
      <w:r w:rsidRPr="00EE12B5">
        <w:rPr>
          <w:rFonts w:asciiTheme="minorHAnsi" w:hAnsiTheme="minorHAnsi" w:cstheme="minorHAnsi"/>
          <w:b/>
        </w:rPr>
        <w:t>de</w:t>
      </w:r>
      <w:r>
        <w:rPr>
          <w:rFonts w:asciiTheme="minorHAnsi" w:hAnsiTheme="minorHAnsi" w:cstheme="minorHAnsi"/>
        </w:rPr>
        <w:t xml:space="preserve"> </w:t>
      </w:r>
      <w:r w:rsidRPr="00EE12B5">
        <w:rPr>
          <w:rFonts w:asciiTheme="minorHAnsi" w:hAnsiTheme="minorHAnsi" w:cstheme="minorHAnsi"/>
          <w:b/>
        </w:rPr>
        <w:t>negócio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95530B" w:rsidRPr="00884CBA">
        <w:rPr>
          <w:rFonts w:asciiTheme="minorHAnsi" w:hAnsiTheme="minorHAnsi" w:cstheme="minorHAnsi"/>
        </w:rPr>
        <w:t>Desenvolvimento de uma plataforma online de intermediação de informações nos serviços hospitalares, bem como laboratoriais atrelados a serviço de deslocamento até o local destino solicitado pelo paciente/cliente.</w:t>
      </w:r>
      <w:r w:rsidR="001447EF" w:rsidRPr="00884CBA">
        <w:rPr>
          <w:rFonts w:asciiTheme="minorHAnsi" w:hAnsiTheme="minorHAnsi" w:cstheme="minorHAnsi"/>
        </w:rPr>
        <w:t xml:space="preserve"> Sendo a plataforma única para consolidação de exames.</w:t>
      </w:r>
    </w:p>
    <w:p w14:paraId="43673861" w14:textId="69EAB4DB" w:rsidR="0095530B" w:rsidRPr="00884CBA" w:rsidRDefault="0095530B" w:rsidP="00656FEB">
      <w:pPr>
        <w:jc w:val="both"/>
        <w:rPr>
          <w:rFonts w:asciiTheme="minorHAnsi" w:hAnsiTheme="minorHAnsi" w:cstheme="minorHAnsi"/>
        </w:rPr>
      </w:pPr>
    </w:p>
    <w:p w14:paraId="6C292AAB" w14:textId="77777777" w:rsidR="0095530B" w:rsidRPr="0095530B" w:rsidRDefault="0095530B" w:rsidP="00656FEB">
      <w:pPr>
        <w:jc w:val="both"/>
        <w:rPr>
          <w:sz w:val="23"/>
          <w:szCs w:val="23"/>
        </w:rPr>
      </w:pPr>
    </w:p>
    <w:p w14:paraId="0D5B9F40" w14:textId="5A7C1434" w:rsidR="00EE12B5" w:rsidRPr="00884CBA" w:rsidRDefault="00EE12B5" w:rsidP="00656FE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Concorrentes</w:t>
      </w:r>
      <w:r>
        <w:rPr>
          <w:rFonts w:asciiTheme="minorHAnsi" w:hAnsiTheme="minorHAnsi" w:cstheme="minorHAnsi"/>
        </w:rPr>
        <w:t xml:space="preserve">: </w:t>
      </w:r>
      <w:r w:rsidR="001447EF" w:rsidRPr="00884CBA">
        <w:rPr>
          <w:rFonts w:asciiTheme="minorHAnsi" w:hAnsiTheme="minorHAnsi" w:cstheme="minorHAnsi"/>
        </w:rPr>
        <w:t>Através de uma pesquisa realizada tanto nacional, quanto internacional, não foram identificadas empresas que prestam esse tipo de serviço.</w:t>
      </w:r>
    </w:p>
    <w:p w14:paraId="0EF91213" w14:textId="77777777" w:rsidR="00EE12B5" w:rsidRPr="001447EF" w:rsidRDefault="00EE12B5" w:rsidP="00656FEB">
      <w:pPr>
        <w:jc w:val="both"/>
        <w:rPr>
          <w:sz w:val="23"/>
          <w:szCs w:val="23"/>
        </w:rPr>
      </w:pPr>
    </w:p>
    <w:p w14:paraId="523CA392" w14:textId="0210343A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  <w:r w:rsidRPr="005D26C8">
        <w:rPr>
          <w:rFonts w:asciiTheme="minorHAnsi" w:hAnsiTheme="minorHAnsi" w:cstheme="minorHAnsi"/>
          <w:b/>
          <w:highlight w:val="cyan"/>
        </w:rPr>
        <w:t>Benchmarks</w:t>
      </w:r>
      <w:r w:rsidRPr="005D26C8">
        <w:rPr>
          <w:rFonts w:asciiTheme="minorHAnsi" w:hAnsiTheme="minorHAnsi" w:cstheme="minorHAnsi"/>
          <w:highlight w:val="cyan"/>
        </w:rPr>
        <w:t>:</w:t>
      </w:r>
      <w:r>
        <w:rPr>
          <w:rFonts w:asciiTheme="minorHAnsi" w:hAnsiTheme="minorHAnsi" w:cstheme="minorHAnsi"/>
        </w:rPr>
        <w:t xml:space="preserve"> </w:t>
      </w:r>
      <w:r w:rsidRPr="005D26C8">
        <w:rPr>
          <w:rFonts w:asciiTheme="minorHAnsi" w:hAnsiTheme="minorHAnsi" w:cstheme="minorHAnsi"/>
          <w:highlight w:val="yellow"/>
        </w:rPr>
        <w:t xml:space="preserve">(quais são as empresas que influenciam e inspiram o jeito de trabalho da sua startup? O que é que te cativa nesses modelos? Por exemplo: </w:t>
      </w:r>
      <w:proofErr w:type="spellStart"/>
      <w:r w:rsidRPr="005D26C8">
        <w:rPr>
          <w:rFonts w:asciiTheme="minorHAnsi" w:hAnsiTheme="minorHAnsi" w:cstheme="minorHAnsi"/>
          <w:highlight w:val="yellow"/>
        </w:rPr>
        <w:t>Zappos</w:t>
      </w:r>
      <w:proofErr w:type="spellEnd"/>
      <w:r w:rsidRPr="005D26C8">
        <w:rPr>
          <w:rFonts w:asciiTheme="minorHAnsi" w:hAnsiTheme="minorHAnsi" w:cstheme="minorHAnsi"/>
          <w:highlight w:val="yellow"/>
        </w:rPr>
        <w:t xml:space="preserve"> – atendimento ao consumidor)</w:t>
      </w:r>
    </w:p>
    <w:p w14:paraId="7B5BFBFD" w14:textId="77777777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15996ADA" w14:textId="77777777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082A42EC" w14:textId="77777777" w:rsidR="00656FEB" w:rsidRPr="005D26C8" w:rsidRDefault="00656FEB" w:rsidP="00656FEB">
      <w:pPr>
        <w:jc w:val="center"/>
        <w:rPr>
          <w:rFonts w:asciiTheme="minorHAnsi" w:hAnsiTheme="minorHAnsi" w:cstheme="minorHAnsi"/>
          <w:highlight w:val="yellow"/>
        </w:rPr>
      </w:pPr>
    </w:p>
    <w:p w14:paraId="3A27A475" w14:textId="77777777" w:rsidR="000A5421" w:rsidRPr="005D26C8" w:rsidRDefault="000A5421" w:rsidP="00656FEB">
      <w:pPr>
        <w:jc w:val="center"/>
        <w:rPr>
          <w:rFonts w:asciiTheme="minorHAnsi" w:hAnsiTheme="minorHAnsi" w:cstheme="minorHAnsi"/>
          <w:highlight w:val="yellow"/>
        </w:rPr>
      </w:pPr>
    </w:p>
    <w:p w14:paraId="585605E4" w14:textId="77777777" w:rsidR="00656FEB" w:rsidRPr="005D26C8" w:rsidRDefault="00656FEB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772CD178" w14:textId="77777777" w:rsidR="00656FEB" w:rsidRPr="005D26C8" w:rsidRDefault="00656FEB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7F91F0E5" w14:textId="7BC93F5B" w:rsidR="0045254A" w:rsidRPr="00FB43DB" w:rsidRDefault="00656FEB" w:rsidP="00EE12B5">
      <w:pPr>
        <w:jc w:val="both"/>
        <w:rPr>
          <w:rFonts w:asciiTheme="minorHAnsi" w:hAnsiTheme="minorHAnsi" w:cstheme="minorHAnsi"/>
        </w:rPr>
      </w:pPr>
      <w:r w:rsidRPr="005D26C8">
        <w:rPr>
          <w:rFonts w:asciiTheme="minorHAnsi" w:hAnsiTheme="minorHAnsi" w:cstheme="minorHAnsi"/>
          <w:highlight w:val="yellow"/>
        </w:rPr>
        <w:t>Palavras-chave: 1. Termo  2. Termo   3. Termo  4. Termo</w:t>
      </w:r>
    </w:p>
    <w:p w14:paraId="72907792" w14:textId="77777777" w:rsidR="00EE12B5" w:rsidRPr="00FB43DB" w:rsidRDefault="00EE12B5" w:rsidP="00EE12B5">
      <w:pPr>
        <w:jc w:val="both"/>
        <w:rPr>
          <w:rFonts w:asciiTheme="minorHAnsi" w:hAnsiTheme="minorHAnsi" w:cstheme="minorHAnsi"/>
        </w:rPr>
      </w:pPr>
    </w:p>
    <w:p w14:paraId="2B482370" w14:textId="77777777" w:rsidR="00EE12B5" w:rsidRPr="00FB43DB" w:rsidRDefault="00EE12B5" w:rsidP="00EE12B5">
      <w:pPr>
        <w:jc w:val="both"/>
        <w:rPr>
          <w:rFonts w:asciiTheme="minorHAnsi" w:hAnsiTheme="minorHAnsi" w:cstheme="minorHAnsi"/>
        </w:rPr>
      </w:pPr>
    </w:p>
    <w:p w14:paraId="27C48E99" w14:textId="77777777" w:rsidR="00FB43DB" w:rsidRDefault="00FB43DB" w:rsidP="00EE12B5">
      <w:pPr>
        <w:jc w:val="both"/>
        <w:rPr>
          <w:rFonts w:asciiTheme="minorHAnsi" w:hAnsiTheme="minorHAnsi" w:cstheme="minorHAnsi"/>
        </w:rPr>
        <w:sectPr w:rsidR="00FB43D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</w:p>
    <w:p w14:paraId="7CC762F0" w14:textId="44AA0857" w:rsidR="00775FD8" w:rsidRDefault="00775FD8" w:rsidP="00E16721">
      <w:pPr>
        <w:pStyle w:val="Titulo1"/>
      </w:pPr>
      <w:bookmarkStart w:id="8" w:name="_Toc374320958"/>
      <w:r>
        <w:lastRenderedPageBreak/>
        <w:t>Apresentação da Startup</w:t>
      </w:r>
    </w:p>
    <w:p w14:paraId="7E7324A2" w14:textId="26C098FB" w:rsidR="00013A70" w:rsidRPr="00013A70" w:rsidRDefault="00013A70" w:rsidP="00DF433D">
      <w:pPr>
        <w:pStyle w:val="Corpodetexto2"/>
        <w:widowControl w:val="0"/>
        <w:rPr>
          <w:rFonts w:asciiTheme="minorHAnsi" w:hAnsiTheme="minorHAnsi" w:cstheme="minorHAnsi"/>
        </w:rPr>
        <w:pPrChange w:id="9" w:author="Charles Cavalcante" w:date="2020-04-28T19:34:00Z">
          <w:pPr>
            <w:pStyle w:val="Corpodetexto2"/>
            <w:widowControl w:val="0"/>
          </w:pPr>
        </w:pPrChange>
      </w:pPr>
      <w:r w:rsidRPr="00013A70">
        <w:rPr>
          <w:rFonts w:asciiTheme="minorHAnsi" w:hAnsiTheme="minorHAnsi" w:cstheme="minorHAnsi"/>
        </w:rPr>
        <w:t xml:space="preserve">A Startup teve inspiração </w:t>
      </w:r>
      <w:r w:rsidR="00FB2560">
        <w:rPr>
          <w:rFonts w:asciiTheme="minorHAnsi" w:hAnsiTheme="minorHAnsi" w:cstheme="minorHAnsi"/>
        </w:rPr>
        <w:t>mediante as dificuldades que enfrentamos para obter um bom serviço na área da saúde.</w:t>
      </w:r>
      <w:r w:rsidRPr="00013A70">
        <w:rPr>
          <w:rFonts w:asciiTheme="minorHAnsi" w:hAnsiTheme="minorHAnsi" w:cstheme="minorHAnsi"/>
        </w:rPr>
        <w:t xml:space="preserve"> É idealiza por 3 fundadores que unem a paixão</w:t>
      </w:r>
      <w:r w:rsidR="00FB2560">
        <w:rPr>
          <w:rFonts w:asciiTheme="minorHAnsi" w:hAnsiTheme="minorHAnsi" w:cstheme="minorHAnsi"/>
        </w:rPr>
        <w:t xml:space="preserve"> da tecnologia, </w:t>
      </w:r>
      <w:r w:rsidR="006B7497">
        <w:rPr>
          <w:rFonts w:asciiTheme="minorHAnsi" w:hAnsiTheme="minorHAnsi" w:cstheme="minorHAnsi"/>
        </w:rPr>
        <w:t>saúde e bem-estar ao próximo.</w:t>
      </w:r>
    </w:p>
    <w:p w14:paraId="46907DEA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22514746" w14:textId="4F88E435" w:rsidR="00013A70" w:rsidRPr="00013A70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DF433D">
        <w:rPr>
          <w:rFonts w:asciiTheme="minorHAnsi" w:hAnsiTheme="minorHAnsi" w:cstheme="minorHAnsi"/>
          <w:b/>
          <w:bCs/>
          <w:rPrChange w:id="10" w:author="Charles Cavalcante" w:date="2020-04-28T19:28:00Z">
            <w:rPr>
              <w:rFonts w:asciiTheme="minorHAnsi" w:hAnsiTheme="minorHAnsi" w:cstheme="minorHAnsi"/>
            </w:rPr>
          </w:rPrChange>
        </w:rPr>
        <w:t>Charles Cavalcant</w:t>
      </w:r>
      <w:r w:rsidR="001763C5" w:rsidRPr="00DF433D">
        <w:rPr>
          <w:rFonts w:asciiTheme="minorHAnsi" w:hAnsiTheme="minorHAnsi" w:cstheme="minorHAnsi"/>
          <w:b/>
          <w:bCs/>
          <w:rPrChange w:id="11" w:author="Charles Cavalcante" w:date="2020-04-28T19:28:00Z">
            <w:rPr>
              <w:rFonts w:asciiTheme="minorHAnsi" w:hAnsiTheme="minorHAnsi" w:cstheme="minorHAnsi"/>
            </w:rPr>
          </w:rPrChange>
        </w:rPr>
        <w:t>e</w:t>
      </w:r>
      <w:r w:rsidR="00013A70" w:rsidRPr="001763C5">
        <w:rPr>
          <w:rFonts w:asciiTheme="minorHAnsi" w:hAnsiTheme="minorHAnsi" w:cstheme="minorHAnsi"/>
        </w:rPr>
        <w:t xml:space="preserve"> </w:t>
      </w:r>
      <w:r w:rsidR="00235376" w:rsidRPr="001763C5">
        <w:rPr>
          <w:rFonts w:asciiTheme="minorHAnsi" w:hAnsiTheme="minorHAnsi" w:cstheme="minorHAnsi"/>
        </w:rPr>
        <w:t>–</w:t>
      </w:r>
      <w:r w:rsidR="00013A70" w:rsidRPr="00013A70">
        <w:rPr>
          <w:rFonts w:asciiTheme="minorHAnsi" w:hAnsiTheme="minorHAnsi" w:cstheme="minorHAnsi"/>
        </w:rPr>
        <w:t xml:space="preserve"> </w:t>
      </w:r>
      <w:r w:rsidR="001763C5" w:rsidRPr="00013A70">
        <w:rPr>
          <w:rFonts w:asciiTheme="minorHAnsi" w:hAnsiTheme="minorHAnsi" w:cstheme="minorHAnsi"/>
        </w:rPr>
        <w:t>formad</w:t>
      </w:r>
      <w:r w:rsidR="001763C5">
        <w:rPr>
          <w:rFonts w:asciiTheme="minorHAnsi" w:hAnsiTheme="minorHAnsi" w:cstheme="minorHAnsi"/>
        </w:rPr>
        <w:t>o</w:t>
      </w:r>
      <w:r w:rsidR="001763C5" w:rsidRPr="00013A70">
        <w:rPr>
          <w:rFonts w:asciiTheme="minorHAnsi" w:hAnsiTheme="minorHAnsi" w:cstheme="minorHAnsi"/>
        </w:rPr>
        <w:t xml:space="preserve"> em </w:t>
      </w:r>
      <w:r w:rsidR="001763C5">
        <w:rPr>
          <w:rFonts w:asciiTheme="minorHAnsi" w:hAnsiTheme="minorHAnsi" w:cstheme="minorHAnsi"/>
        </w:rPr>
        <w:t xml:space="preserve">Ciência da Computação </w:t>
      </w:r>
      <w:r w:rsidR="001763C5" w:rsidRPr="00013A70">
        <w:rPr>
          <w:rFonts w:asciiTheme="minorHAnsi" w:hAnsiTheme="minorHAnsi" w:cstheme="minorHAnsi"/>
        </w:rPr>
        <w:t>e p</w:t>
      </w:r>
      <w:r w:rsidR="001763C5">
        <w:rPr>
          <w:rFonts w:asciiTheme="minorHAnsi" w:hAnsiTheme="minorHAnsi" w:cstheme="minorHAnsi"/>
        </w:rPr>
        <w:t>ó</w:t>
      </w:r>
      <w:r w:rsidR="001763C5" w:rsidRPr="00013A70">
        <w:rPr>
          <w:rFonts w:asciiTheme="minorHAnsi" w:hAnsiTheme="minorHAnsi" w:cstheme="minorHAnsi"/>
        </w:rPr>
        <w:t xml:space="preserve">s-graduado em </w:t>
      </w:r>
      <w:r w:rsidR="001763C5">
        <w:rPr>
          <w:rFonts w:asciiTheme="minorHAnsi" w:hAnsiTheme="minorHAnsi" w:cstheme="minorHAnsi"/>
        </w:rPr>
        <w:t>Big Data</w:t>
      </w:r>
      <w:r w:rsidR="001763C5" w:rsidRPr="00013A70">
        <w:rPr>
          <w:rFonts w:asciiTheme="minorHAnsi" w:hAnsiTheme="minorHAnsi" w:cstheme="minorHAnsi"/>
        </w:rPr>
        <w:t xml:space="preserve">. Trabalha há mais de </w:t>
      </w:r>
      <w:r w:rsidR="001763C5">
        <w:rPr>
          <w:rFonts w:asciiTheme="minorHAnsi" w:hAnsiTheme="minorHAnsi" w:cstheme="minorHAnsi"/>
        </w:rPr>
        <w:t>2</w:t>
      </w:r>
      <w:r w:rsidR="001763C5">
        <w:rPr>
          <w:rFonts w:asciiTheme="minorHAnsi" w:hAnsiTheme="minorHAnsi" w:cstheme="minorHAnsi"/>
        </w:rPr>
        <w:t>0</w:t>
      </w:r>
      <w:r w:rsidR="001763C5" w:rsidRPr="00013A70">
        <w:rPr>
          <w:rFonts w:asciiTheme="minorHAnsi" w:hAnsiTheme="minorHAnsi" w:cstheme="minorHAnsi"/>
        </w:rPr>
        <w:t xml:space="preserve"> anos </w:t>
      </w:r>
      <w:r w:rsidR="001763C5">
        <w:rPr>
          <w:rFonts w:asciiTheme="minorHAnsi" w:hAnsiTheme="minorHAnsi" w:cstheme="minorHAnsi"/>
        </w:rPr>
        <w:t xml:space="preserve">na área de </w:t>
      </w:r>
      <w:r w:rsidR="001763C5">
        <w:rPr>
          <w:rFonts w:asciiTheme="minorHAnsi" w:hAnsiTheme="minorHAnsi" w:cstheme="minorHAnsi"/>
        </w:rPr>
        <w:t>desenvolvimento</w:t>
      </w:r>
      <w:r w:rsidR="001763C5">
        <w:rPr>
          <w:rFonts w:asciiTheme="minorHAnsi" w:hAnsiTheme="minorHAnsi" w:cstheme="minorHAnsi"/>
        </w:rPr>
        <w:t xml:space="preserve"> e atualmente atua</w:t>
      </w:r>
      <w:r w:rsidR="001763C5">
        <w:rPr>
          <w:rFonts w:asciiTheme="minorHAnsi" w:hAnsiTheme="minorHAnsi" w:cstheme="minorHAnsi"/>
        </w:rPr>
        <w:t xml:space="preserve"> coordena a área de desenvolvimento de uma startup de garantia locatícia</w:t>
      </w:r>
      <w:r w:rsidR="001763C5">
        <w:rPr>
          <w:rFonts w:asciiTheme="minorHAnsi" w:hAnsiTheme="minorHAnsi" w:cstheme="minorHAnsi"/>
        </w:rPr>
        <w:t>.</w:t>
      </w:r>
    </w:p>
    <w:p w14:paraId="710666BD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23281BFA" w14:textId="532E59CF" w:rsidR="00013A70" w:rsidRPr="00013A70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DF433D">
        <w:rPr>
          <w:rFonts w:asciiTheme="minorHAnsi" w:hAnsiTheme="minorHAnsi" w:cstheme="minorHAnsi"/>
          <w:b/>
          <w:bCs/>
          <w:highlight w:val="cyan"/>
          <w:rPrChange w:id="12" w:author="Charles Cavalcante" w:date="2020-04-28T19:28:00Z">
            <w:rPr>
              <w:rFonts w:asciiTheme="minorHAnsi" w:hAnsiTheme="minorHAnsi" w:cstheme="minorHAnsi"/>
              <w:highlight w:val="cyan"/>
            </w:rPr>
          </w:rPrChange>
        </w:rPr>
        <w:t>Luan Figueiredo</w:t>
      </w:r>
      <w:r w:rsidR="00013A70" w:rsidRPr="00DF433D">
        <w:rPr>
          <w:rFonts w:asciiTheme="minorHAnsi" w:hAnsiTheme="minorHAnsi" w:cstheme="minorHAnsi"/>
          <w:b/>
          <w:bCs/>
          <w:highlight w:val="cyan"/>
          <w:rPrChange w:id="13" w:author="Charles Cavalcante" w:date="2020-04-28T19:28:00Z">
            <w:rPr>
              <w:rFonts w:asciiTheme="minorHAnsi" w:hAnsiTheme="minorHAnsi" w:cstheme="minorHAnsi"/>
              <w:highlight w:val="cyan"/>
            </w:rPr>
          </w:rPrChange>
        </w:rPr>
        <w:t xml:space="preserve"> </w:t>
      </w:r>
      <w:r w:rsidR="00013A70" w:rsidRPr="005D26C8">
        <w:rPr>
          <w:rFonts w:asciiTheme="minorHAnsi" w:hAnsiTheme="minorHAnsi" w:cstheme="minorHAnsi"/>
          <w:highlight w:val="cyan"/>
        </w:rPr>
        <w:t>-</w:t>
      </w:r>
      <w:r w:rsidR="00013A70" w:rsidRPr="00013A70">
        <w:rPr>
          <w:rFonts w:asciiTheme="minorHAnsi" w:hAnsiTheme="minorHAnsi" w:cstheme="minorHAnsi"/>
        </w:rPr>
        <w:t xml:space="preserve"> </w:t>
      </w:r>
      <w:r w:rsidR="00013A70" w:rsidRPr="00FB2560">
        <w:rPr>
          <w:rFonts w:asciiTheme="minorHAnsi" w:hAnsiTheme="minorHAnsi" w:cstheme="minorHAnsi"/>
          <w:highlight w:val="yellow"/>
        </w:rPr>
        <w:t xml:space="preserve">pós-graduado em Digital Data Marketing e com mais de 10 anos de experiencia na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area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de marketing e tecnologia. Atualmente trabalha na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Wunderman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atendendo a conta de Vivo como gerente de projetos sênior.</w:t>
      </w:r>
    </w:p>
    <w:p w14:paraId="2D298A9A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0C62DC11" w14:textId="629C51AB" w:rsidR="00775FD8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DF433D">
        <w:rPr>
          <w:rFonts w:asciiTheme="minorHAnsi" w:hAnsiTheme="minorHAnsi" w:cstheme="minorHAnsi"/>
          <w:b/>
          <w:bCs/>
          <w:rPrChange w:id="14" w:author="Charles Cavalcante" w:date="2020-04-28T19:28:00Z">
            <w:rPr>
              <w:rFonts w:asciiTheme="minorHAnsi" w:hAnsiTheme="minorHAnsi" w:cstheme="minorHAnsi"/>
            </w:rPr>
          </w:rPrChange>
        </w:rPr>
        <w:t>Rodrigo Cano</w:t>
      </w:r>
      <w:r>
        <w:rPr>
          <w:rFonts w:asciiTheme="minorHAnsi" w:hAnsiTheme="minorHAnsi" w:cstheme="minorHAnsi"/>
        </w:rPr>
        <w:t xml:space="preserve"> - </w:t>
      </w:r>
      <w:r w:rsidR="00013A70" w:rsidRPr="00013A70">
        <w:rPr>
          <w:rFonts w:asciiTheme="minorHAnsi" w:hAnsiTheme="minorHAnsi" w:cstheme="minorHAnsi"/>
        </w:rPr>
        <w:t>formad</w:t>
      </w:r>
      <w:r>
        <w:rPr>
          <w:rFonts w:asciiTheme="minorHAnsi" w:hAnsiTheme="minorHAnsi" w:cstheme="minorHAnsi"/>
        </w:rPr>
        <w:t>o</w:t>
      </w:r>
      <w:r w:rsidR="00013A70" w:rsidRPr="00013A70">
        <w:rPr>
          <w:rFonts w:asciiTheme="minorHAnsi" w:hAnsiTheme="minorHAnsi" w:cstheme="minorHAnsi"/>
        </w:rPr>
        <w:t xml:space="preserve"> em </w:t>
      </w:r>
      <w:r>
        <w:rPr>
          <w:rFonts w:asciiTheme="minorHAnsi" w:hAnsiTheme="minorHAnsi" w:cstheme="minorHAnsi"/>
        </w:rPr>
        <w:t xml:space="preserve">Design Gráfico </w:t>
      </w:r>
      <w:r w:rsidR="00013A70" w:rsidRPr="00013A70">
        <w:rPr>
          <w:rFonts w:asciiTheme="minorHAnsi" w:hAnsiTheme="minorHAnsi" w:cstheme="minorHAnsi"/>
        </w:rPr>
        <w:t xml:space="preserve">e </w:t>
      </w:r>
      <w:r w:rsidRPr="00013A70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ó</w:t>
      </w:r>
      <w:r w:rsidRPr="00013A70">
        <w:rPr>
          <w:rFonts w:asciiTheme="minorHAnsi" w:hAnsiTheme="minorHAnsi" w:cstheme="minorHAnsi"/>
        </w:rPr>
        <w:t>s-graduado</w:t>
      </w:r>
      <w:r w:rsidR="00013A70" w:rsidRPr="00013A70">
        <w:rPr>
          <w:rFonts w:asciiTheme="minorHAnsi" w:hAnsiTheme="minorHAnsi" w:cstheme="minorHAnsi"/>
        </w:rPr>
        <w:t xml:space="preserve"> em </w:t>
      </w:r>
      <w:r>
        <w:rPr>
          <w:rFonts w:asciiTheme="minorHAnsi" w:hAnsiTheme="minorHAnsi" w:cstheme="minorHAnsi"/>
        </w:rPr>
        <w:t>Big Data</w:t>
      </w:r>
      <w:r w:rsidR="00013A70" w:rsidRPr="00013A70">
        <w:rPr>
          <w:rFonts w:asciiTheme="minorHAnsi" w:hAnsiTheme="minorHAnsi" w:cstheme="minorHAnsi"/>
        </w:rPr>
        <w:t xml:space="preserve">. Trabalha há mais de </w:t>
      </w:r>
      <w:r>
        <w:rPr>
          <w:rFonts w:asciiTheme="minorHAnsi" w:hAnsiTheme="minorHAnsi" w:cstheme="minorHAnsi"/>
        </w:rPr>
        <w:t>10</w:t>
      </w:r>
      <w:r w:rsidR="00013A70" w:rsidRPr="00013A70">
        <w:rPr>
          <w:rFonts w:asciiTheme="minorHAnsi" w:hAnsiTheme="minorHAnsi" w:cstheme="minorHAnsi"/>
        </w:rPr>
        <w:t xml:space="preserve"> anos </w:t>
      </w:r>
      <w:r>
        <w:rPr>
          <w:rFonts w:asciiTheme="minorHAnsi" w:hAnsiTheme="minorHAnsi" w:cstheme="minorHAnsi"/>
        </w:rPr>
        <w:t>na área de tecnologia e atualmente atua na área operacional de uma instituição financeira com foco em projetos</w:t>
      </w:r>
      <w:r w:rsidR="005D26C8">
        <w:rPr>
          <w:rFonts w:asciiTheme="minorHAnsi" w:hAnsiTheme="minorHAnsi" w:cstheme="minorHAnsi"/>
        </w:rPr>
        <w:t xml:space="preserve"> de metodologia </w:t>
      </w:r>
      <w:r>
        <w:rPr>
          <w:rFonts w:asciiTheme="minorHAnsi" w:hAnsiTheme="minorHAnsi" w:cstheme="minorHAnsi"/>
        </w:rPr>
        <w:t>ágeis juntamente com equipe de produtos.</w:t>
      </w:r>
    </w:p>
    <w:p w14:paraId="5D88B4C0" w14:textId="77777777" w:rsidR="00FB2560" w:rsidRPr="00ED09B5" w:rsidRDefault="00FB2560" w:rsidP="00013A70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22AC3C08" w14:textId="3450E387" w:rsidR="00775FD8" w:rsidRDefault="00775FD8" w:rsidP="00141886">
      <w:pPr>
        <w:pStyle w:val="Livro2"/>
      </w:pPr>
      <w:r>
        <w:t>Identificação</w:t>
      </w:r>
    </w:p>
    <w:p w14:paraId="6B2064A2" w14:textId="3780AEC4" w:rsidR="00FD2BAE" w:rsidRPr="001763C5" w:rsidRDefault="00FD2BAE" w:rsidP="00FD2BAE">
      <w:pPr>
        <w:pStyle w:val="Corpodetexto2"/>
        <w:widowControl w:val="0"/>
        <w:rPr>
          <w:rPrChange w:id="15" w:author="Charles Cavalcante" w:date="2020-04-28T19:24:00Z">
            <w:rPr>
              <w:sz w:val="23"/>
              <w:szCs w:val="23"/>
            </w:rPr>
          </w:rPrChange>
        </w:rPr>
      </w:pPr>
      <w:r w:rsidRPr="001763C5">
        <w:rPr>
          <w:rFonts w:asciiTheme="minorHAnsi" w:hAnsiTheme="minorHAnsi" w:cstheme="minorHAnsi"/>
        </w:rPr>
        <w:t>O nome</w:t>
      </w:r>
      <w:ins w:id="16" w:author="Charles Cavalcante" w:date="2020-04-28T19:22:00Z">
        <w:r w:rsidR="001763C5" w:rsidRPr="001763C5">
          <w:rPr>
            <w:rFonts w:asciiTheme="minorHAnsi" w:hAnsiTheme="minorHAnsi" w:cstheme="minorHAnsi"/>
          </w:rPr>
          <w:t xml:space="preserve"> </w:t>
        </w:r>
      </w:ins>
      <w:proofErr w:type="spellStart"/>
      <w:ins w:id="17" w:author="Charles Cavalcante" w:date="2020-04-28T19:28:00Z">
        <w:r w:rsidR="00DF433D" w:rsidRPr="00A17E51">
          <w:rPr>
            <w:rFonts w:asciiTheme="minorHAnsi" w:hAnsiTheme="minorHAnsi" w:cstheme="minorHAnsi"/>
            <w:i/>
            <w:iCs/>
          </w:rPr>
          <w:t>GoCare</w:t>
        </w:r>
        <w:proofErr w:type="spellEnd"/>
        <w:r w:rsidR="00DF433D">
          <w:rPr>
            <w:rFonts w:asciiTheme="minorHAnsi" w:hAnsiTheme="minorHAnsi" w:cstheme="minorHAnsi"/>
            <w:i/>
            <w:iCs/>
          </w:rPr>
          <w:t xml:space="preserve"> </w:t>
        </w:r>
      </w:ins>
      <w:del w:id="18" w:author="Charles Cavalcante" w:date="2020-04-28T19:22:00Z">
        <w:r w:rsidRPr="00DF433D" w:rsidDel="001763C5">
          <w:rPr>
            <w:rFonts w:asciiTheme="minorHAnsi" w:hAnsiTheme="minorHAnsi" w:cstheme="minorHAnsi"/>
          </w:rPr>
          <w:delText xml:space="preserve"> </w:delText>
        </w:r>
      </w:del>
      <w:del w:id="19" w:author="Charles Cavalcante" w:date="2020-04-28T19:29:00Z">
        <w:r w:rsidRPr="00DF433D" w:rsidDel="00DF433D">
          <w:rPr>
            <w:rFonts w:asciiTheme="minorHAnsi" w:hAnsiTheme="minorHAnsi" w:cstheme="minorHAnsi"/>
          </w:rPr>
          <w:delText xml:space="preserve">tem </w:delText>
        </w:r>
      </w:del>
      <w:ins w:id="20" w:author="Charles Cavalcante" w:date="2020-04-28T19:29:00Z">
        <w:r w:rsidR="00DF433D">
          <w:rPr>
            <w:rFonts w:asciiTheme="minorHAnsi" w:hAnsiTheme="minorHAnsi" w:cstheme="minorHAnsi"/>
          </w:rPr>
          <w:t xml:space="preserve">reflete o </w:t>
        </w:r>
      </w:ins>
      <w:del w:id="21" w:author="Charles Cavalcante" w:date="2020-04-28T19:29:00Z">
        <w:r w:rsidRPr="00DF433D" w:rsidDel="00DF433D">
          <w:rPr>
            <w:rFonts w:asciiTheme="minorHAnsi" w:hAnsiTheme="minorHAnsi" w:cstheme="minorHAnsi"/>
          </w:rPr>
          <w:delText xml:space="preserve">seu </w:delText>
        </w:r>
      </w:del>
      <w:r w:rsidRPr="00DF433D">
        <w:rPr>
          <w:rFonts w:asciiTheme="minorHAnsi" w:hAnsiTheme="minorHAnsi" w:cstheme="minorHAnsi"/>
        </w:rPr>
        <w:t xml:space="preserve">principal objetivo </w:t>
      </w:r>
      <w:ins w:id="22" w:author="Charles Cavalcante" w:date="2020-04-28T19:29:00Z">
        <w:r w:rsidR="00DF433D">
          <w:rPr>
            <w:rFonts w:asciiTheme="minorHAnsi" w:hAnsiTheme="minorHAnsi" w:cstheme="minorHAnsi"/>
          </w:rPr>
          <w:t xml:space="preserve">da empresa, </w:t>
        </w:r>
      </w:ins>
      <w:r w:rsidRPr="00DF433D">
        <w:rPr>
          <w:rFonts w:asciiTheme="minorHAnsi" w:hAnsiTheme="minorHAnsi" w:cstheme="minorHAnsi"/>
        </w:rPr>
        <w:t xml:space="preserve">o cuidado e </w:t>
      </w:r>
      <w:del w:id="23" w:author="Charles Cavalcante" w:date="2020-04-28T19:29:00Z">
        <w:r w:rsidRPr="00DF433D" w:rsidDel="00DF433D">
          <w:rPr>
            <w:rFonts w:asciiTheme="minorHAnsi" w:hAnsiTheme="minorHAnsi" w:cstheme="minorHAnsi"/>
          </w:rPr>
          <w:delText xml:space="preserve">com </w:delText>
        </w:r>
      </w:del>
      <w:r w:rsidRPr="00DF433D">
        <w:rPr>
          <w:rFonts w:asciiTheme="minorHAnsi" w:hAnsiTheme="minorHAnsi" w:cstheme="minorHAnsi"/>
        </w:rPr>
        <w:t>a disponibilização d</w:t>
      </w:r>
      <w:del w:id="24" w:author="Charles Cavalcante" w:date="2020-04-28T19:29:00Z">
        <w:r w:rsidRPr="001763C5" w:rsidDel="00DF433D">
          <w:rPr>
            <w:rFonts w:asciiTheme="minorHAnsi" w:hAnsiTheme="minorHAnsi" w:cstheme="minorHAnsi"/>
            <w:rPrChange w:id="25" w:author="Charles Cavalcante" w:date="2020-04-28T19:24:00Z">
              <w:rPr>
                <w:rFonts w:asciiTheme="minorHAnsi" w:hAnsiTheme="minorHAnsi" w:cstheme="minorHAnsi"/>
              </w:rPr>
            </w:rPrChange>
          </w:rPr>
          <w:delText>os</w:delText>
        </w:r>
      </w:del>
      <w:ins w:id="26" w:author="Charles Cavalcante" w:date="2020-04-28T19:29:00Z">
        <w:r w:rsidR="00DF433D">
          <w:rPr>
            <w:rFonts w:asciiTheme="minorHAnsi" w:hAnsiTheme="minorHAnsi" w:cstheme="minorHAnsi"/>
          </w:rPr>
          <w:t>e</w:t>
        </w:r>
      </w:ins>
      <w:r w:rsidRPr="00DF433D">
        <w:rPr>
          <w:rFonts w:asciiTheme="minorHAnsi" w:hAnsiTheme="minorHAnsi" w:cstheme="minorHAnsi"/>
        </w:rPr>
        <w:t xml:space="preserve"> parceiros particulares para deslocamento do</w:t>
      </w:r>
      <w:ins w:id="27" w:author="Charles Cavalcante" w:date="2020-04-28T19:30:00Z">
        <w:r w:rsidR="00DF433D">
          <w:rPr>
            <w:rFonts w:asciiTheme="minorHAnsi" w:hAnsiTheme="minorHAnsi" w:cstheme="minorHAnsi"/>
          </w:rPr>
          <w:t>s</w:t>
        </w:r>
      </w:ins>
      <w:r w:rsidRPr="00DF433D">
        <w:rPr>
          <w:rFonts w:asciiTheme="minorHAnsi" w:hAnsiTheme="minorHAnsi" w:cstheme="minorHAnsi"/>
        </w:rPr>
        <w:t xml:space="preserve"> paciente</w:t>
      </w:r>
      <w:ins w:id="28" w:author="Charles Cavalcante" w:date="2020-04-28T19:30:00Z">
        <w:r w:rsidR="00DF433D">
          <w:rPr>
            <w:rFonts w:asciiTheme="minorHAnsi" w:hAnsiTheme="minorHAnsi" w:cstheme="minorHAnsi"/>
          </w:rPr>
          <w:t>s</w:t>
        </w:r>
      </w:ins>
      <w:r w:rsidRPr="00DF433D">
        <w:rPr>
          <w:rFonts w:asciiTheme="minorHAnsi" w:hAnsiTheme="minorHAnsi" w:cstheme="minorHAnsi"/>
        </w:rPr>
        <w:t xml:space="preserve"> até o hospital</w:t>
      </w:r>
      <w:r w:rsidRPr="001763C5">
        <w:rPr>
          <w:rFonts w:asciiTheme="minorHAnsi" w:hAnsiTheme="minorHAnsi" w:cstheme="minorHAnsi"/>
          <w:rPrChange w:id="29" w:author="Charles Cavalcante" w:date="2020-04-28T19:24:00Z">
            <w:rPr>
              <w:rFonts w:asciiTheme="minorHAnsi" w:hAnsiTheme="minorHAnsi" w:cstheme="minorHAnsi"/>
            </w:rPr>
          </w:rPrChange>
        </w:rPr>
        <w:t xml:space="preserve">/laboratório. </w:t>
      </w:r>
      <w:ins w:id="30" w:author="Charles Cavalcante" w:date="2020-04-28T19:30:00Z">
        <w:r w:rsidR="00DF433D">
          <w:rPr>
            <w:rFonts w:asciiTheme="minorHAnsi" w:hAnsiTheme="minorHAnsi" w:cstheme="minorHAnsi"/>
          </w:rPr>
          <w:br/>
        </w:r>
      </w:ins>
      <w:r w:rsidRPr="001763C5">
        <w:rPr>
          <w:rPrChange w:id="31" w:author="Charles Cavalcante" w:date="2020-04-28T19:24:00Z">
            <w:rPr>
              <w:sz w:val="23"/>
              <w:szCs w:val="23"/>
            </w:rPr>
          </w:rPrChange>
        </w:rPr>
        <w:t>O nome apesar de composto é curto de pronúncia simples com palavras em inglês bastante usuais para falantes de diversas línguas.</w:t>
      </w:r>
    </w:p>
    <w:p w14:paraId="22E1D459" w14:textId="77777777" w:rsidR="00FD2BAE" w:rsidRDefault="00FD2BAE" w:rsidP="00FD2BAE">
      <w:pPr>
        <w:pStyle w:val="Corpodetexto2"/>
        <w:widowControl w:val="0"/>
      </w:pPr>
    </w:p>
    <w:p w14:paraId="1E357CD3" w14:textId="54C19E46" w:rsidR="00775FD8" w:rsidRPr="00FD2BAE" w:rsidRDefault="00FD2BAE" w:rsidP="00141886">
      <w:pPr>
        <w:pStyle w:val="Livro2"/>
      </w:pPr>
      <w:r w:rsidRPr="00FD2BAE">
        <w:t xml:space="preserve"> </w:t>
      </w:r>
      <w:r w:rsidR="00775FD8" w:rsidRPr="00FD2BAE">
        <w:t xml:space="preserve">Visão </w:t>
      </w:r>
    </w:p>
    <w:p w14:paraId="6E648EAF" w14:textId="07AC8D9E" w:rsidR="00ED09B5" w:rsidRPr="001763C5" w:rsidRDefault="00141886" w:rsidP="00E16721">
      <w:pPr>
        <w:pStyle w:val="Corpodetexto2"/>
        <w:widowControl w:val="0"/>
        <w:rPr>
          <w:rPrChange w:id="32" w:author="Charles Cavalcante" w:date="2020-04-28T19:24:00Z">
            <w:rPr>
              <w:sz w:val="23"/>
              <w:szCs w:val="23"/>
            </w:rPr>
          </w:rPrChange>
        </w:rPr>
      </w:pPr>
      <w:r w:rsidRPr="001763C5">
        <w:rPr>
          <w:rPrChange w:id="33" w:author="Charles Cavalcante" w:date="2020-04-28T19:24:00Z">
            <w:rPr>
              <w:sz w:val="23"/>
              <w:szCs w:val="23"/>
            </w:rPr>
          </w:rPrChange>
        </w:rPr>
        <w:t xml:space="preserve">Queremos ser </w:t>
      </w:r>
      <w:ins w:id="34" w:author="Charles Cavalcante" w:date="2020-04-28T19:30:00Z">
        <w:r w:rsidR="00DF433D">
          <w:t xml:space="preserve">uma </w:t>
        </w:r>
        <w:commentRangeStart w:id="35"/>
        <w:r w:rsidR="00DF433D">
          <w:t>das</w:t>
        </w:r>
      </w:ins>
      <w:commentRangeEnd w:id="35"/>
      <w:ins w:id="36" w:author="Charles Cavalcante" w:date="2020-04-28T19:31:00Z">
        <w:r w:rsidR="00DF433D">
          <w:rPr>
            <w:rStyle w:val="Refdecomentrio"/>
            <w:rFonts w:ascii="Times New Roman" w:hAnsi="Times New Roman"/>
          </w:rPr>
          <w:commentReference w:id="35"/>
        </w:r>
      </w:ins>
      <w:ins w:id="37" w:author="Charles Cavalcante" w:date="2020-04-28T19:30:00Z">
        <w:r w:rsidR="00DF433D">
          <w:t xml:space="preserve"> </w:t>
        </w:r>
      </w:ins>
      <w:del w:id="38" w:author="Charles Cavalcante" w:date="2020-04-28T19:30:00Z">
        <w:r w:rsidRPr="001763C5" w:rsidDel="00DF433D">
          <w:rPr>
            <w:rPrChange w:id="39" w:author="Charles Cavalcante" w:date="2020-04-28T19:24:00Z">
              <w:rPr>
                <w:sz w:val="23"/>
                <w:szCs w:val="23"/>
              </w:rPr>
            </w:rPrChange>
          </w:rPr>
          <w:delText xml:space="preserve">a </w:delText>
        </w:r>
      </w:del>
      <w:r w:rsidRPr="001763C5">
        <w:rPr>
          <w:rPrChange w:id="40" w:author="Charles Cavalcante" w:date="2020-04-28T19:24:00Z">
            <w:rPr>
              <w:sz w:val="23"/>
              <w:szCs w:val="23"/>
            </w:rPr>
          </w:rPrChange>
        </w:rPr>
        <w:t>maior</w:t>
      </w:r>
      <w:ins w:id="41" w:author="Charles Cavalcante" w:date="2020-04-28T19:30:00Z">
        <w:r w:rsidR="00DF433D">
          <w:t>es</w:t>
        </w:r>
      </w:ins>
      <w:r w:rsidRPr="001763C5">
        <w:rPr>
          <w:rPrChange w:id="42" w:author="Charles Cavalcante" w:date="2020-04-28T19:24:00Z">
            <w:rPr>
              <w:sz w:val="23"/>
              <w:szCs w:val="23"/>
            </w:rPr>
          </w:rPrChange>
        </w:rPr>
        <w:t xml:space="preserve"> plataforma</w:t>
      </w:r>
      <w:ins w:id="43" w:author="Charles Cavalcante" w:date="2020-04-28T19:32:00Z">
        <w:r w:rsidR="00DF433D">
          <w:t>s</w:t>
        </w:r>
      </w:ins>
      <w:r w:rsidRPr="001763C5">
        <w:rPr>
          <w:rPrChange w:id="44" w:author="Charles Cavalcante" w:date="2020-04-28T19:24:00Z">
            <w:rPr>
              <w:sz w:val="23"/>
              <w:szCs w:val="23"/>
            </w:rPr>
          </w:rPrChange>
        </w:rPr>
        <w:t xml:space="preserve"> de saúde do Brasil, levando informações atualizadas dos serviços hospitalares.</w:t>
      </w:r>
    </w:p>
    <w:p w14:paraId="7F4E7F74" w14:textId="77777777" w:rsidR="00141886" w:rsidRPr="00ED09B5" w:rsidRDefault="00141886" w:rsidP="00E16721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0EDC8E43" w14:textId="41D47245" w:rsidR="00775FD8" w:rsidRPr="00141886" w:rsidRDefault="00775FD8" w:rsidP="00141886">
      <w:pPr>
        <w:pStyle w:val="Livro2"/>
      </w:pPr>
      <w:r w:rsidRPr="00141886">
        <w:t>Missão</w:t>
      </w:r>
    </w:p>
    <w:p w14:paraId="6E79A8B5" w14:textId="6CD9666D" w:rsidR="00141886" w:rsidRPr="001763C5" w:rsidRDefault="00141886" w:rsidP="00141886">
      <w:pPr>
        <w:pStyle w:val="Corpodetexto2"/>
        <w:widowControl w:val="0"/>
        <w:rPr>
          <w:rPrChange w:id="45" w:author="Charles Cavalcante" w:date="2020-04-28T19:24:00Z">
            <w:rPr>
              <w:sz w:val="23"/>
              <w:szCs w:val="23"/>
            </w:rPr>
          </w:rPrChange>
        </w:rPr>
      </w:pPr>
      <w:r w:rsidRPr="001763C5">
        <w:rPr>
          <w:rPrChange w:id="46" w:author="Charles Cavalcante" w:date="2020-04-28T19:24:00Z">
            <w:rPr>
              <w:sz w:val="23"/>
              <w:szCs w:val="23"/>
            </w:rPr>
          </w:rPrChange>
        </w:rPr>
        <w:t>Ser reconhecida como facilitadora para o pronto atendimento médico personalizado assertivo.</w:t>
      </w:r>
    </w:p>
    <w:p w14:paraId="22C2BC26" w14:textId="77777777" w:rsidR="00ED09B5" w:rsidRPr="00ED09B5" w:rsidRDefault="00ED09B5" w:rsidP="00E16721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0E309F68" w14:textId="4FF44678" w:rsidR="00775FD8" w:rsidRDefault="00775FD8" w:rsidP="00141886">
      <w:pPr>
        <w:pStyle w:val="Livro2"/>
      </w:pPr>
      <w:r>
        <w:t>Vetores Estratégicos</w:t>
      </w:r>
    </w:p>
    <w:p w14:paraId="63332D18" w14:textId="77334D20" w:rsidR="00DF433D" w:rsidRDefault="00141886" w:rsidP="00C65EF3">
      <w:pPr>
        <w:pStyle w:val="Corpodetexto2"/>
        <w:widowControl w:val="0"/>
        <w:rPr>
          <w:ins w:id="47" w:author="Charles Cavalcante" w:date="2020-04-28T19:33:00Z"/>
        </w:rPr>
      </w:pPr>
      <w:r w:rsidRPr="001763C5">
        <w:rPr>
          <w:rPrChange w:id="48" w:author="Charles Cavalcante" w:date="2020-04-28T19:25:00Z">
            <w:rPr>
              <w:sz w:val="23"/>
              <w:szCs w:val="23"/>
            </w:rPr>
          </w:rPrChange>
        </w:rPr>
        <w:t xml:space="preserve">Os </w:t>
      </w:r>
      <w:r w:rsidR="00C65EF3" w:rsidRPr="001763C5">
        <w:rPr>
          <w:rPrChange w:id="49" w:author="Charles Cavalcante" w:date="2020-04-28T19:25:00Z">
            <w:rPr>
              <w:sz w:val="23"/>
              <w:szCs w:val="23"/>
            </w:rPr>
          </w:rPrChange>
        </w:rPr>
        <w:t xml:space="preserve">três </w:t>
      </w:r>
      <w:r w:rsidRPr="001763C5">
        <w:rPr>
          <w:rPrChange w:id="50" w:author="Charles Cavalcante" w:date="2020-04-28T19:25:00Z">
            <w:rPr>
              <w:sz w:val="23"/>
              <w:szCs w:val="23"/>
            </w:rPr>
          </w:rPrChange>
        </w:rPr>
        <w:t xml:space="preserve">grandes vetores estratégicos da Startup </w:t>
      </w:r>
      <w:ins w:id="51" w:author="Charles Cavalcante" w:date="2020-04-28T19:32:00Z">
        <w:r w:rsidR="00DF433D">
          <w:t>são:</w:t>
        </w:r>
      </w:ins>
      <w:del w:id="52" w:author="Charles Cavalcante" w:date="2020-04-28T19:32:00Z">
        <w:r w:rsidRPr="001763C5" w:rsidDel="00DF433D">
          <w:rPr>
            <w:rPrChange w:id="53" w:author="Charles Cavalcante" w:date="2020-04-28T19:25:00Z">
              <w:rPr>
                <w:sz w:val="23"/>
                <w:szCs w:val="23"/>
              </w:rPr>
            </w:rPrChange>
          </w:rPr>
          <w:delText>é</w:delText>
        </w:r>
      </w:del>
      <w:r w:rsidRPr="001763C5">
        <w:rPr>
          <w:rPrChange w:id="54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55" w:author="Charles Cavalcante" w:date="2020-04-28T19:33:00Z">
        <w:r w:rsidRPr="001763C5" w:rsidDel="00DF433D">
          <w:rPr>
            <w:rPrChange w:id="56" w:author="Charles Cavalcante" w:date="2020-04-28T19:25:00Z">
              <w:rPr>
                <w:sz w:val="23"/>
                <w:szCs w:val="23"/>
              </w:rPr>
            </w:rPrChange>
          </w:rPr>
          <w:delText xml:space="preserve">a </w:delText>
        </w:r>
      </w:del>
    </w:p>
    <w:p w14:paraId="0622C069" w14:textId="77777777" w:rsidR="00DF433D" w:rsidRDefault="00DF433D" w:rsidP="00C65EF3">
      <w:pPr>
        <w:pStyle w:val="Corpodetexto2"/>
        <w:widowControl w:val="0"/>
        <w:rPr>
          <w:ins w:id="57" w:author="Charles Cavalcante" w:date="2020-04-28T19:33:00Z"/>
        </w:rPr>
      </w:pPr>
    </w:p>
    <w:p w14:paraId="2942C69A" w14:textId="77777777" w:rsidR="00DF433D" w:rsidRDefault="00141886" w:rsidP="00DF433D">
      <w:pPr>
        <w:pStyle w:val="Corpodetexto2"/>
        <w:widowControl w:val="0"/>
        <w:numPr>
          <w:ilvl w:val="0"/>
          <w:numId w:val="40"/>
        </w:numPr>
        <w:rPr>
          <w:ins w:id="58" w:author="Charles Cavalcante" w:date="2020-04-28T19:33:00Z"/>
        </w:rPr>
      </w:pPr>
      <w:r w:rsidRPr="001763C5">
        <w:rPr>
          <w:rPrChange w:id="59" w:author="Charles Cavalcante" w:date="2020-04-28T19:25:00Z">
            <w:rPr>
              <w:sz w:val="23"/>
              <w:szCs w:val="23"/>
            </w:rPr>
          </w:rPrChange>
        </w:rPr>
        <w:t xml:space="preserve">unificação </w:t>
      </w:r>
      <w:del w:id="60" w:author="Charles Cavalcante" w:date="2020-04-28T19:32:00Z">
        <w:r w:rsidR="00C65EF3" w:rsidRPr="001763C5" w:rsidDel="00DF433D">
          <w:rPr>
            <w:rPrChange w:id="61" w:author="Charles Cavalcante" w:date="2020-04-28T19:25:00Z">
              <w:rPr>
                <w:sz w:val="23"/>
                <w:szCs w:val="23"/>
              </w:rPr>
            </w:rPrChange>
          </w:rPr>
          <w:delText xml:space="preserve">para </w:delText>
        </w:r>
      </w:del>
      <w:ins w:id="62" w:author="Charles Cavalcante" w:date="2020-04-28T19:32:00Z">
        <w:r w:rsidR="00DF433D">
          <w:t>de</w:t>
        </w:r>
        <w:r w:rsidR="00DF433D" w:rsidRPr="001763C5">
          <w:rPr>
            <w:rPrChange w:id="63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="00C65EF3" w:rsidRPr="001763C5">
        <w:rPr>
          <w:rPrChange w:id="64" w:author="Charles Cavalcante" w:date="2020-04-28T19:25:00Z">
            <w:rPr>
              <w:sz w:val="23"/>
              <w:szCs w:val="23"/>
            </w:rPr>
          </w:rPrChange>
        </w:rPr>
        <w:t>repositório para resultados de exames</w:t>
      </w:r>
      <w:ins w:id="65" w:author="Charles Cavalcante" w:date="2020-04-28T19:33:00Z">
        <w:r w:rsidR="00DF433D">
          <w:t>;</w:t>
        </w:r>
      </w:ins>
      <w:del w:id="66" w:author="Charles Cavalcante" w:date="2020-04-28T19:33:00Z">
        <w:r w:rsidR="00C65EF3" w:rsidRPr="001763C5" w:rsidDel="00DF433D">
          <w:rPr>
            <w:rPrChange w:id="67" w:author="Charles Cavalcante" w:date="2020-04-28T19:25:00Z">
              <w:rPr>
                <w:sz w:val="23"/>
                <w:szCs w:val="23"/>
              </w:rPr>
            </w:rPrChange>
          </w:rPr>
          <w:delText xml:space="preserve">, </w:delText>
        </w:r>
      </w:del>
    </w:p>
    <w:p w14:paraId="038CF731" w14:textId="77777777" w:rsidR="00DF433D" w:rsidRDefault="00C65EF3" w:rsidP="00DF433D">
      <w:pPr>
        <w:pStyle w:val="Corpodetexto2"/>
        <w:widowControl w:val="0"/>
        <w:numPr>
          <w:ilvl w:val="0"/>
          <w:numId w:val="40"/>
        </w:numPr>
        <w:rPr>
          <w:ins w:id="68" w:author="Charles Cavalcante" w:date="2020-04-28T19:33:00Z"/>
        </w:rPr>
      </w:pPr>
      <w:del w:id="69" w:author="Charles Cavalcante" w:date="2020-04-28T19:33:00Z">
        <w:r w:rsidRPr="001763C5" w:rsidDel="00DF433D">
          <w:rPr>
            <w:rPrChange w:id="70" w:author="Charles Cavalcante" w:date="2020-04-28T19:25:00Z">
              <w:rPr>
                <w:sz w:val="23"/>
                <w:szCs w:val="23"/>
              </w:rPr>
            </w:rPrChange>
          </w:rPr>
          <w:delText xml:space="preserve">uma </w:delText>
        </w:r>
      </w:del>
      <w:r w:rsidRPr="001763C5">
        <w:rPr>
          <w:rPrChange w:id="71" w:author="Charles Cavalcante" w:date="2020-04-28T19:25:00Z">
            <w:rPr>
              <w:sz w:val="23"/>
              <w:szCs w:val="23"/>
            </w:rPr>
          </w:rPrChange>
        </w:rPr>
        <w:t>parceria com motoristas a fim de levar o paciente ao hospital/laboratório selecionado</w:t>
      </w:r>
      <w:ins w:id="72" w:author="Charles Cavalcante" w:date="2020-04-28T19:33:00Z">
        <w:r w:rsidR="00DF433D">
          <w:t>;</w:t>
        </w:r>
      </w:ins>
      <w:del w:id="73" w:author="Charles Cavalcante" w:date="2020-04-28T19:33:00Z">
        <w:r w:rsidRPr="001763C5" w:rsidDel="00DF433D">
          <w:rPr>
            <w:rPrChange w:id="74" w:author="Charles Cavalcante" w:date="2020-04-28T19:25:00Z">
              <w:rPr>
                <w:sz w:val="23"/>
                <w:szCs w:val="23"/>
              </w:rPr>
            </w:rPrChange>
          </w:rPr>
          <w:delText xml:space="preserve"> e as </w:delText>
        </w:r>
      </w:del>
    </w:p>
    <w:p w14:paraId="1A08E818" w14:textId="7FB95208" w:rsidR="00C65EF3" w:rsidRPr="001763C5" w:rsidRDefault="00C65EF3" w:rsidP="00DF433D">
      <w:pPr>
        <w:pStyle w:val="Corpodetexto2"/>
        <w:widowControl w:val="0"/>
        <w:numPr>
          <w:ilvl w:val="0"/>
          <w:numId w:val="40"/>
        </w:numPr>
        <w:rPr>
          <w:rPrChange w:id="75" w:author="Charles Cavalcante" w:date="2020-04-28T19:25:00Z">
            <w:rPr>
              <w:sz w:val="23"/>
              <w:szCs w:val="23"/>
            </w:rPr>
          </w:rPrChange>
        </w:rPr>
        <w:pPrChange w:id="76" w:author="Charles Cavalcante" w:date="2020-04-28T19:33:00Z">
          <w:pPr>
            <w:pStyle w:val="Corpodetexto2"/>
            <w:widowControl w:val="0"/>
          </w:pPr>
        </w:pPrChange>
      </w:pPr>
      <w:r w:rsidRPr="001763C5">
        <w:rPr>
          <w:rPrChange w:id="77" w:author="Charles Cavalcante" w:date="2020-04-28T19:25:00Z">
            <w:rPr>
              <w:sz w:val="23"/>
              <w:szCs w:val="23"/>
            </w:rPr>
          </w:rPrChange>
        </w:rPr>
        <w:t>informações enviadas previamente ao hospital a fim do médico obter dados importantes enquanto o paciente está no trajeto ao hospital.</w:t>
      </w:r>
    </w:p>
    <w:p w14:paraId="7039C93D" w14:textId="067AF0D6" w:rsidR="004A6CFF" w:rsidRDefault="004A6CFF" w:rsidP="00C65EF3">
      <w:pPr>
        <w:pStyle w:val="Corpodetexto2"/>
        <w:widowControl w:val="0"/>
        <w:rPr>
          <w:sz w:val="23"/>
          <w:szCs w:val="23"/>
        </w:rPr>
      </w:pPr>
    </w:p>
    <w:p w14:paraId="3575F9CA" w14:textId="0F65E211" w:rsidR="00C65EF3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29E5AED" w14:textId="1A05C750" w:rsidR="00C65EF3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BBFE4F" w14:textId="77777777" w:rsidR="00C65EF3" w:rsidRPr="0020033D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bookmarkEnd w:id="8"/>
    <w:p w14:paraId="64C12960" w14:textId="619EEEFF" w:rsidR="0045254A" w:rsidRPr="00E83A1E" w:rsidRDefault="00775FD8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Oportunidade</w:t>
      </w:r>
      <w:r w:rsidR="005E4EB1">
        <w:rPr>
          <w:rFonts w:asciiTheme="minorHAnsi" w:hAnsiTheme="minorHAnsi" w:cstheme="minorHAnsi"/>
        </w:rPr>
        <w:t xml:space="preserve"> de Negócio</w:t>
      </w:r>
    </w:p>
    <w:p w14:paraId="666333C7" w14:textId="77777777" w:rsidR="00DF433D" w:rsidRDefault="00DF433D" w:rsidP="00DF433D">
      <w:pPr>
        <w:pStyle w:val="Corpodetexto2"/>
        <w:widowControl w:val="0"/>
        <w:rPr>
          <w:ins w:id="78" w:author="Charles Cavalcante" w:date="2020-04-28T19:34:00Z"/>
        </w:rPr>
      </w:pPr>
    </w:p>
    <w:p w14:paraId="5F5B7F12" w14:textId="7E3C3250" w:rsidR="00F25006" w:rsidRPr="001763C5" w:rsidRDefault="00B55619" w:rsidP="00DF433D">
      <w:pPr>
        <w:pStyle w:val="Corpodetexto2"/>
        <w:widowControl w:val="0"/>
        <w:rPr>
          <w:rPrChange w:id="79" w:author="Charles Cavalcante" w:date="2020-04-28T19:25:00Z">
            <w:rPr>
              <w:sz w:val="23"/>
              <w:szCs w:val="23"/>
            </w:rPr>
          </w:rPrChange>
        </w:rPr>
        <w:pPrChange w:id="80" w:author="Charles Cavalcante" w:date="2020-04-28T19:34:00Z">
          <w:pPr>
            <w:pStyle w:val="Corpodetexto2"/>
            <w:widowControl w:val="0"/>
            <w:ind w:firstLine="573"/>
          </w:pPr>
        </w:pPrChange>
      </w:pPr>
      <w:r w:rsidRPr="001763C5">
        <w:rPr>
          <w:rPrChange w:id="81" w:author="Charles Cavalcante" w:date="2020-04-28T19:25:00Z">
            <w:rPr>
              <w:sz w:val="23"/>
              <w:szCs w:val="23"/>
            </w:rPr>
          </w:rPrChange>
        </w:rPr>
        <w:t>Não há uma plataforma que consolide informações dos serviços hospitalares e laboratoriais</w:t>
      </w:r>
      <w:r w:rsidR="00235376" w:rsidRPr="001763C5">
        <w:rPr>
          <w:rPrChange w:id="82" w:author="Charles Cavalcante" w:date="2020-04-28T19:25:00Z">
            <w:rPr>
              <w:sz w:val="23"/>
              <w:szCs w:val="23"/>
            </w:rPr>
          </w:rPrChange>
        </w:rPr>
        <w:t xml:space="preserve"> além de ser um repositório de exames mantendo um histórico a fim de ser uma ferramenta de análise para os médicos.</w:t>
      </w:r>
      <w:r w:rsidRPr="001763C5">
        <w:rPr>
          <w:rPrChange w:id="83" w:author="Charles Cavalcante" w:date="2020-04-28T19:25:00Z">
            <w:rPr>
              <w:sz w:val="23"/>
              <w:szCs w:val="23"/>
            </w:rPr>
          </w:rPrChange>
        </w:rPr>
        <w:t xml:space="preserve"> </w:t>
      </w:r>
    </w:p>
    <w:p w14:paraId="6C733EC7" w14:textId="77777777" w:rsidR="00F25006" w:rsidRPr="001763C5" w:rsidRDefault="00F25006" w:rsidP="00B55619">
      <w:pPr>
        <w:pStyle w:val="Corpodetexto2"/>
        <w:widowControl w:val="0"/>
        <w:rPr>
          <w:rPrChange w:id="84" w:author="Charles Cavalcante" w:date="2020-04-28T19:25:00Z">
            <w:rPr>
              <w:sz w:val="23"/>
              <w:szCs w:val="23"/>
            </w:rPr>
          </w:rPrChange>
        </w:rPr>
      </w:pPr>
    </w:p>
    <w:p w14:paraId="20999039" w14:textId="5511B0C5" w:rsidR="00B55619" w:rsidRPr="001763C5" w:rsidRDefault="00235376" w:rsidP="00DF433D">
      <w:pPr>
        <w:pStyle w:val="Corpodetexto2"/>
        <w:widowControl w:val="0"/>
        <w:rPr>
          <w:rPrChange w:id="85" w:author="Charles Cavalcante" w:date="2020-04-28T19:25:00Z">
            <w:rPr>
              <w:sz w:val="23"/>
              <w:szCs w:val="23"/>
            </w:rPr>
          </w:rPrChange>
        </w:rPr>
        <w:pPrChange w:id="86" w:author="Charles Cavalcante" w:date="2020-04-28T19:34:00Z">
          <w:pPr>
            <w:pStyle w:val="Corpodetexto2"/>
            <w:widowControl w:val="0"/>
            <w:ind w:firstLine="573"/>
          </w:pPr>
        </w:pPrChange>
      </w:pPr>
      <w:r w:rsidRPr="001763C5">
        <w:rPr>
          <w:rPrChange w:id="87" w:author="Charles Cavalcante" w:date="2020-04-28T19:25:00Z">
            <w:rPr>
              <w:sz w:val="23"/>
              <w:szCs w:val="23"/>
            </w:rPr>
          </w:rPrChange>
        </w:rPr>
        <w:t xml:space="preserve">O objetivo é conectarmos as redes de hospitais e laboratórios, </w:t>
      </w:r>
      <w:del w:id="88" w:author="Charles Cavalcante" w:date="2020-04-28T19:35:00Z">
        <w:r w:rsidRPr="001763C5" w:rsidDel="00DF433D">
          <w:rPr>
            <w:rPrChange w:id="89" w:author="Charles Cavalcante" w:date="2020-04-28T19:25:00Z">
              <w:rPr>
                <w:sz w:val="23"/>
                <w:szCs w:val="23"/>
              </w:rPr>
            </w:rPrChange>
          </w:rPr>
          <w:delText xml:space="preserve">claro </w:delText>
        </w:r>
      </w:del>
      <w:ins w:id="90" w:author="Charles Cavalcante" w:date="2020-04-28T19:35:00Z">
        <w:r w:rsidR="00DF433D">
          <w:t>respeitando</w:t>
        </w:r>
        <w:r w:rsidR="00DF433D" w:rsidRPr="001763C5">
          <w:rPr>
            <w:rPrChange w:id="91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del w:id="92" w:author="Charles Cavalcante" w:date="2020-04-28T19:35:00Z">
        <w:r w:rsidRPr="001763C5" w:rsidDel="00DF433D">
          <w:rPr>
            <w:rPrChange w:id="93" w:author="Charles Cavalcante" w:date="2020-04-28T19:25:00Z">
              <w:rPr>
                <w:sz w:val="23"/>
                <w:szCs w:val="23"/>
              </w:rPr>
            </w:rPrChange>
          </w:rPr>
          <w:delText xml:space="preserve">que dentro </w:delText>
        </w:r>
      </w:del>
      <w:ins w:id="94" w:author="Charles Cavalcante" w:date="2020-04-28T19:35:00Z">
        <w:r w:rsidR="00DF433D">
          <w:t>a</w:t>
        </w:r>
      </w:ins>
      <w:del w:id="95" w:author="Charles Cavalcante" w:date="2020-04-28T19:35:00Z">
        <w:r w:rsidRPr="001763C5" w:rsidDel="00DF433D">
          <w:rPr>
            <w:rPrChange w:id="96" w:author="Charles Cavalcante" w:date="2020-04-28T19:25:00Z">
              <w:rPr>
                <w:sz w:val="23"/>
                <w:szCs w:val="23"/>
              </w:rPr>
            </w:rPrChange>
          </w:rPr>
          <w:delText>da</w:delText>
        </w:r>
      </w:del>
      <w:r w:rsidRPr="001763C5">
        <w:rPr>
          <w:rPrChange w:id="97" w:author="Charles Cavalcante" w:date="2020-04-28T19:25:00Z">
            <w:rPr>
              <w:sz w:val="23"/>
              <w:szCs w:val="23"/>
            </w:rPr>
          </w:rPrChange>
        </w:rPr>
        <w:t xml:space="preserve"> lei de Governança aos Dados, assim podendo ser um produto a ser ofertado pelos convênios médicos</w:t>
      </w:r>
      <w:del w:id="98" w:author="Charles Cavalcante" w:date="2020-04-28T19:35:00Z">
        <w:r w:rsidRPr="001763C5" w:rsidDel="00DF433D">
          <w:rPr>
            <w:rPrChange w:id="99" w:author="Charles Cavalcante" w:date="2020-04-28T19:25:00Z">
              <w:rPr>
                <w:sz w:val="23"/>
                <w:szCs w:val="23"/>
              </w:rPr>
            </w:rPrChange>
          </w:rPr>
          <w:delText>, bem como os</w:delText>
        </w:r>
      </w:del>
      <w:ins w:id="100" w:author="Charles Cavalcante" w:date="2020-04-28T19:35:00Z">
        <w:r w:rsidR="00DF433D">
          <w:t xml:space="preserve"> e</w:t>
        </w:r>
      </w:ins>
      <w:r w:rsidRPr="001763C5">
        <w:rPr>
          <w:rPrChange w:id="101" w:author="Charles Cavalcante" w:date="2020-04-28T19:25:00Z">
            <w:rPr>
              <w:sz w:val="23"/>
              <w:szCs w:val="23"/>
            </w:rPr>
          </w:rPrChange>
        </w:rPr>
        <w:t xml:space="preserve"> laboratórios para realização de exames.</w:t>
      </w:r>
      <w:r w:rsidR="00B55619" w:rsidRPr="001763C5">
        <w:rPr>
          <w:rPrChange w:id="102" w:author="Charles Cavalcante" w:date="2020-04-28T19:25:00Z">
            <w:rPr>
              <w:sz w:val="23"/>
              <w:szCs w:val="23"/>
            </w:rPr>
          </w:rPrChange>
        </w:rPr>
        <w:t xml:space="preserve"> </w:t>
      </w:r>
    </w:p>
    <w:p w14:paraId="7D5C68BE" w14:textId="77777777" w:rsidR="00DF433D" w:rsidRDefault="00DF433D" w:rsidP="009F2073">
      <w:pPr>
        <w:pStyle w:val="Corpodetexto2"/>
        <w:widowControl w:val="0"/>
        <w:rPr>
          <w:ins w:id="103" w:author="Charles Cavalcante" w:date="2020-04-28T19:34:00Z"/>
        </w:rPr>
      </w:pPr>
    </w:p>
    <w:p w14:paraId="79A1AAE6" w14:textId="37EA347C" w:rsidR="00DB47FF" w:rsidRDefault="00235376" w:rsidP="009F2073">
      <w:pPr>
        <w:pStyle w:val="Corpodetexto2"/>
        <w:widowControl w:val="0"/>
        <w:rPr>
          <w:ins w:id="104" w:author="Charles Cavalcante" w:date="2020-04-28T19:26:00Z"/>
        </w:rPr>
      </w:pPr>
      <w:r w:rsidRPr="001763C5">
        <w:rPr>
          <w:rPrChange w:id="105" w:author="Charles Cavalcante" w:date="2020-04-28T19:25:00Z">
            <w:rPr>
              <w:sz w:val="23"/>
              <w:szCs w:val="23"/>
            </w:rPr>
          </w:rPrChange>
        </w:rPr>
        <w:t>E</w:t>
      </w:r>
      <w:r w:rsidR="009F2073" w:rsidRPr="001763C5">
        <w:rPr>
          <w:rPrChange w:id="106" w:author="Charles Cavalcante" w:date="2020-04-28T19:25:00Z">
            <w:rPr>
              <w:sz w:val="23"/>
              <w:szCs w:val="23"/>
            </w:rPr>
          </w:rPrChange>
        </w:rPr>
        <w:t xml:space="preserve">m um segundo momento, temos como ação integrar redes de farmácias onde conseguiremos mapear </w:t>
      </w:r>
      <w:del w:id="107" w:author="Charles Cavalcante" w:date="2020-04-28T19:36:00Z">
        <w:r w:rsidR="009F2073" w:rsidRPr="001763C5" w:rsidDel="00DF433D">
          <w:rPr>
            <w:rPrChange w:id="108" w:author="Charles Cavalcante" w:date="2020-04-28T19:25:00Z">
              <w:rPr>
                <w:sz w:val="23"/>
                <w:szCs w:val="23"/>
              </w:rPr>
            </w:rPrChange>
          </w:rPr>
          <w:delText xml:space="preserve">se </w:delText>
        </w:r>
      </w:del>
      <w:r w:rsidR="009F2073" w:rsidRPr="001763C5">
        <w:rPr>
          <w:rPrChange w:id="109" w:author="Charles Cavalcante" w:date="2020-04-28T19:25:00Z">
            <w:rPr>
              <w:sz w:val="23"/>
              <w:szCs w:val="23"/>
            </w:rPr>
          </w:rPrChange>
        </w:rPr>
        <w:t xml:space="preserve">o paciente que está se deslocando ao hospital, </w:t>
      </w:r>
      <w:del w:id="110" w:author="Charles Cavalcante" w:date="2020-04-28T19:36:00Z">
        <w:r w:rsidR="009F2073" w:rsidRPr="001763C5" w:rsidDel="00DF433D">
          <w:rPr>
            <w:rPrChange w:id="111" w:author="Charles Cavalcante" w:date="2020-04-28T19:25:00Z">
              <w:rPr>
                <w:sz w:val="23"/>
                <w:szCs w:val="23"/>
              </w:rPr>
            </w:rPrChange>
          </w:rPr>
          <w:delText>o mesmo</w:delText>
        </w:r>
      </w:del>
      <w:ins w:id="112" w:author="Charles Cavalcante" w:date="2020-04-28T19:36:00Z">
        <w:r w:rsidR="00DF433D">
          <w:t xml:space="preserve">a </w:t>
        </w:r>
      </w:ins>
      <w:del w:id="113" w:author="Charles Cavalcante" w:date="2020-04-28T19:36:00Z">
        <w:r w:rsidR="009F2073" w:rsidRPr="001763C5" w:rsidDel="00DF433D">
          <w:rPr>
            <w:rPrChange w:id="114" w:author="Charles Cavalcante" w:date="2020-04-28T19:25:00Z">
              <w:rPr>
                <w:sz w:val="23"/>
                <w:szCs w:val="23"/>
              </w:rPr>
            </w:rPrChange>
          </w:rPr>
          <w:delText xml:space="preserve"> </w:delText>
        </w:r>
      </w:del>
      <w:r w:rsidR="009F2073" w:rsidRPr="001763C5">
        <w:rPr>
          <w:rPrChange w:id="115" w:author="Charles Cavalcante" w:date="2020-04-28T19:25:00Z">
            <w:rPr>
              <w:sz w:val="23"/>
              <w:szCs w:val="23"/>
            </w:rPr>
          </w:rPrChange>
        </w:rPr>
        <w:t>compr</w:t>
      </w:r>
      <w:del w:id="116" w:author="Charles Cavalcante" w:date="2020-04-28T19:36:00Z">
        <w:r w:rsidR="009F2073" w:rsidRPr="001763C5" w:rsidDel="00DF433D">
          <w:rPr>
            <w:rPrChange w:id="117" w:author="Charles Cavalcante" w:date="2020-04-28T19:25:00Z">
              <w:rPr>
                <w:sz w:val="23"/>
                <w:szCs w:val="23"/>
              </w:rPr>
            </w:rPrChange>
          </w:rPr>
          <w:delText>o</w:delText>
        </w:r>
      </w:del>
      <w:ins w:id="118" w:author="Charles Cavalcante" w:date="2020-04-28T19:36:00Z">
        <w:r w:rsidR="00DF433D">
          <w:t>a</w:t>
        </w:r>
      </w:ins>
      <w:del w:id="119" w:author="Charles Cavalcante" w:date="2020-04-28T19:36:00Z">
        <w:r w:rsidR="009F2073" w:rsidRPr="001763C5" w:rsidDel="00DF433D">
          <w:rPr>
            <w:rPrChange w:id="120" w:author="Charles Cavalcante" w:date="2020-04-28T19:25:00Z">
              <w:rPr>
                <w:sz w:val="23"/>
                <w:szCs w:val="23"/>
              </w:rPr>
            </w:rPrChange>
          </w:rPr>
          <w:delText>u</w:delText>
        </w:r>
      </w:del>
      <w:r w:rsidR="009F2073" w:rsidRPr="001763C5">
        <w:rPr>
          <w:rPrChange w:id="121" w:author="Charles Cavalcante" w:date="2020-04-28T19:25:00Z">
            <w:rPr>
              <w:sz w:val="23"/>
              <w:szCs w:val="23"/>
            </w:rPr>
          </w:rPrChange>
        </w:rPr>
        <w:t xml:space="preserve"> </w:t>
      </w:r>
      <w:ins w:id="122" w:author="Charles Cavalcante" w:date="2020-04-28T19:36:00Z">
        <w:r w:rsidR="00DF433D">
          <w:t xml:space="preserve">de </w:t>
        </w:r>
      </w:ins>
      <w:r w:rsidR="009F2073" w:rsidRPr="001763C5">
        <w:rPr>
          <w:rPrChange w:id="123" w:author="Charles Cavalcante" w:date="2020-04-28T19:25:00Z">
            <w:rPr>
              <w:sz w:val="23"/>
              <w:szCs w:val="23"/>
            </w:rPr>
          </w:rPrChange>
        </w:rPr>
        <w:t xml:space="preserve">remédios nas redes de farmácias, </w:t>
      </w:r>
      <w:del w:id="124" w:author="Charles Cavalcante" w:date="2020-04-28T19:36:00Z">
        <w:r w:rsidR="009F2073" w:rsidRPr="001763C5" w:rsidDel="00DF433D">
          <w:rPr>
            <w:rPrChange w:id="125" w:author="Charles Cavalcante" w:date="2020-04-28T19:25:00Z">
              <w:rPr>
                <w:sz w:val="23"/>
                <w:szCs w:val="23"/>
              </w:rPr>
            </w:rPrChange>
          </w:rPr>
          <w:delText>a fim de enviar</w:delText>
        </w:r>
      </w:del>
      <w:ins w:id="126" w:author="Charles Cavalcante" w:date="2020-04-28T19:36:00Z">
        <w:r w:rsidR="00DF433D">
          <w:t>enviando</w:t>
        </w:r>
      </w:ins>
      <w:r w:rsidR="009F2073" w:rsidRPr="001763C5">
        <w:rPr>
          <w:rPrChange w:id="127" w:author="Charles Cavalcante" w:date="2020-04-28T19:25:00Z">
            <w:rPr>
              <w:sz w:val="23"/>
              <w:szCs w:val="23"/>
            </w:rPr>
          </w:rPrChange>
        </w:rPr>
        <w:t xml:space="preserve"> </w:t>
      </w:r>
      <w:ins w:id="128" w:author="Charles Cavalcante" w:date="2020-04-28T19:36:00Z">
        <w:r w:rsidR="00DF433D">
          <w:t xml:space="preserve">as informações </w:t>
        </w:r>
      </w:ins>
      <w:r w:rsidR="009F2073" w:rsidRPr="001763C5">
        <w:rPr>
          <w:rPrChange w:id="129" w:author="Charles Cavalcante" w:date="2020-04-28T19:25:00Z">
            <w:rPr>
              <w:sz w:val="23"/>
              <w:szCs w:val="23"/>
            </w:rPr>
          </w:rPrChange>
        </w:rPr>
        <w:t>ao hospital/</w:t>
      </w:r>
      <w:del w:id="130" w:author="Charles Cavalcante" w:date="2020-04-28T19:36:00Z">
        <w:r w:rsidR="009F2073" w:rsidRPr="001763C5" w:rsidDel="00DF433D">
          <w:rPr>
            <w:rPrChange w:id="131" w:author="Charles Cavalcante" w:date="2020-04-28T19:25:00Z">
              <w:rPr>
                <w:sz w:val="23"/>
                <w:szCs w:val="23"/>
              </w:rPr>
            </w:rPrChange>
          </w:rPr>
          <w:delText xml:space="preserve">medico </w:delText>
        </w:r>
      </w:del>
      <w:ins w:id="132" w:author="Charles Cavalcante" w:date="2020-04-28T19:36:00Z">
        <w:r w:rsidR="00DF433D" w:rsidRPr="001763C5">
          <w:rPr>
            <w:rPrChange w:id="133" w:author="Charles Cavalcante" w:date="2020-04-28T19:25:00Z">
              <w:rPr>
                <w:sz w:val="23"/>
                <w:szCs w:val="23"/>
              </w:rPr>
            </w:rPrChange>
          </w:rPr>
          <w:t>m</w:t>
        </w:r>
        <w:r w:rsidR="00DF433D">
          <w:t>é</w:t>
        </w:r>
        <w:r w:rsidR="00DF433D" w:rsidRPr="001763C5">
          <w:rPr>
            <w:rPrChange w:id="134" w:author="Charles Cavalcante" w:date="2020-04-28T19:25:00Z">
              <w:rPr>
                <w:sz w:val="23"/>
                <w:szCs w:val="23"/>
              </w:rPr>
            </w:rPrChange>
          </w:rPr>
          <w:t xml:space="preserve">dico </w:t>
        </w:r>
      </w:ins>
      <w:del w:id="135" w:author="Charles Cavalcante" w:date="2020-04-28T19:37:00Z">
        <w:r w:rsidR="009F2073" w:rsidRPr="001763C5" w:rsidDel="00DF433D">
          <w:rPr>
            <w:rPrChange w:id="136" w:author="Charles Cavalcante" w:date="2020-04-28T19:25:00Z">
              <w:rPr>
                <w:sz w:val="23"/>
                <w:szCs w:val="23"/>
              </w:rPr>
            </w:rPrChange>
          </w:rPr>
          <w:delText>que o paciente pode estar ingerindo</w:delText>
        </w:r>
      </w:del>
      <w:ins w:id="137" w:author="Charles Cavalcante" w:date="2020-04-28T19:37:00Z">
        <w:r w:rsidR="00DF433D">
          <w:t xml:space="preserve">sobre o uso de </w:t>
        </w:r>
      </w:ins>
      <w:del w:id="138" w:author="Charles Cavalcante" w:date="2020-04-28T19:37:00Z">
        <w:r w:rsidR="009F2073" w:rsidRPr="001763C5" w:rsidDel="00DF433D">
          <w:rPr>
            <w:rPrChange w:id="139" w:author="Charles Cavalcante" w:date="2020-04-28T19:25:00Z">
              <w:rPr>
                <w:sz w:val="23"/>
                <w:szCs w:val="23"/>
              </w:rPr>
            </w:rPrChange>
          </w:rPr>
          <w:delText xml:space="preserve"> um r</w:delText>
        </w:r>
      </w:del>
      <w:ins w:id="140" w:author="Charles Cavalcante" w:date="2020-04-28T19:37:00Z">
        <w:r w:rsidR="00DF433D">
          <w:t>medicamentos</w:t>
        </w:r>
      </w:ins>
      <w:del w:id="141" w:author="Charles Cavalcante" w:date="2020-04-28T19:37:00Z">
        <w:r w:rsidR="009F2073" w:rsidRPr="001763C5" w:rsidDel="00DF433D">
          <w:rPr>
            <w:rPrChange w:id="142" w:author="Charles Cavalcante" w:date="2020-04-28T19:25:00Z">
              <w:rPr>
                <w:sz w:val="23"/>
                <w:szCs w:val="23"/>
              </w:rPr>
            </w:rPrChange>
          </w:rPr>
          <w:delText>emédio</w:delText>
        </w:r>
      </w:del>
      <w:r w:rsidR="009F2073" w:rsidRPr="001763C5">
        <w:rPr>
          <w:rPrChange w:id="143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144" w:author="Charles Cavalcante" w:date="2020-04-28T19:37:00Z">
        <w:r w:rsidR="009F2073" w:rsidRPr="001763C5" w:rsidDel="00DF433D">
          <w:rPr>
            <w:rPrChange w:id="145" w:author="Charles Cavalcante" w:date="2020-04-28T19:25:00Z">
              <w:rPr>
                <w:sz w:val="23"/>
                <w:szCs w:val="23"/>
              </w:rPr>
            </w:rPrChange>
          </w:rPr>
          <w:delText xml:space="preserve">especifico </w:delText>
        </w:r>
      </w:del>
      <w:ins w:id="146" w:author="Charles Cavalcante" w:date="2020-04-28T19:37:00Z">
        <w:r w:rsidR="00DF433D" w:rsidRPr="001763C5">
          <w:rPr>
            <w:rPrChange w:id="147" w:author="Charles Cavalcante" w:date="2020-04-28T19:25:00Z">
              <w:rPr>
                <w:sz w:val="23"/>
                <w:szCs w:val="23"/>
              </w:rPr>
            </w:rPrChange>
          </w:rPr>
          <w:t>espec</w:t>
        </w:r>
        <w:r w:rsidR="00DF433D">
          <w:t>í</w:t>
        </w:r>
        <w:r w:rsidR="00DF433D" w:rsidRPr="001763C5">
          <w:rPr>
            <w:rPrChange w:id="148" w:author="Charles Cavalcante" w:date="2020-04-28T19:25:00Z">
              <w:rPr>
                <w:sz w:val="23"/>
                <w:szCs w:val="23"/>
              </w:rPr>
            </w:rPrChange>
          </w:rPr>
          <w:t>fico</w:t>
        </w:r>
        <w:r w:rsidR="00DF433D">
          <w:t>s</w:t>
        </w:r>
        <w:r w:rsidR="00DF433D" w:rsidRPr="001763C5">
          <w:rPr>
            <w:rPrChange w:id="149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="009F2073" w:rsidRPr="001763C5">
        <w:rPr>
          <w:rPrChange w:id="150" w:author="Charles Cavalcante" w:date="2020-04-28T19:25:00Z">
            <w:rPr>
              <w:sz w:val="23"/>
              <w:szCs w:val="23"/>
            </w:rPr>
          </w:rPrChange>
        </w:rPr>
        <w:t>por algum tempo determinado</w:t>
      </w:r>
      <w:del w:id="151" w:author="Charles Cavalcante" w:date="2020-04-28T19:37:00Z">
        <w:r w:rsidR="009F2073" w:rsidRPr="001763C5" w:rsidDel="00570A90">
          <w:rPr>
            <w:rPrChange w:id="152" w:author="Charles Cavalcante" w:date="2020-04-28T19:25:00Z">
              <w:rPr>
                <w:sz w:val="23"/>
                <w:szCs w:val="23"/>
              </w:rPr>
            </w:rPrChange>
          </w:rPr>
          <w:delText>.</w:delText>
        </w:r>
      </w:del>
      <w:ins w:id="153" w:author="Charles Cavalcante" w:date="2020-04-28T19:37:00Z">
        <w:r w:rsidR="00570A90">
          <w:t xml:space="preserve">, </w:t>
        </w:r>
      </w:ins>
      <w:del w:id="154" w:author="Charles Cavalcante" w:date="2020-04-28T19:37:00Z">
        <w:r w:rsidR="009F2073" w:rsidRPr="001763C5" w:rsidDel="00570A90">
          <w:rPr>
            <w:rPrChange w:id="155" w:author="Charles Cavalcante" w:date="2020-04-28T19:25:00Z">
              <w:rPr>
                <w:sz w:val="23"/>
                <w:szCs w:val="23"/>
              </w:rPr>
            </w:rPrChange>
          </w:rPr>
          <w:delText xml:space="preserve"> </w:delText>
        </w:r>
      </w:del>
      <w:ins w:id="156" w:author="Charles Cavalcante" w:date="2020-04-28T19:38:00Z">
        <w:r w:rsidR="00570A90">
          <w:t>auxiliando</w:t>
        </w:r>
      </w:ins>
      <w:del w:id="157" w:author="Charles Cavalcante" w:date="2020-04-28T19:38:00Z">
        <w:r w:rsidR="009F2073" w:rsidRPr="001763C5" w:rsidDel="00570A90">
          <w:rPr>
            <w:rPrChange w:id="158" w:author="Charles Cavalcante" w:date="2020-04-28T19:25:00Z">
              <w:rPr>
                <w:sz w:val="23"/>
                <w:szCs w:val="23"/>
              </w:rPr>
            </w:rPrChange>
          </w:rPr>
          <w:delText>O que adianta e ajuda</w:delText>
        </w:r>
      </w:del>
      <w:r w:rsidR="009F2073" w:rsidRPr="001763C5">
        <w:rPr>
          <w:rPrChange w:id="159" w:author="Charles Cavalcante" w:date="2020-04-28T19:25:00Z">
            <w:rPr>
              <w:sz w:val="23"/>
              <w:szCs w:val="23"/>
            </w:rPr>
          </w:rPrChange>
        </w:rPr>
        <w:t xml:space="preserve"> o </w:t>
      </w:r>
      <w:del w:id="160" w:author="Charles Cavalcante" w:date="2020-04-28T19:26:00Z">
        <w:r w:rsidR="009F2073" w:rsidRPr="001763C5" w:rsidDel="001763C5">
          <w:rPr>
            <w:rPrChange w:id="161" w:author="Charles Cavalcante" w:date="2020-04-28T19:25:00Z">
              <w:rPr>
                <w:sz w:val="23"/>
                <w:szCs w:val="23"/>
              </w:rPr>
            </w:rPrChange>
          </w:rPr>
          <w:delText>medico</w:delText>
        </w:r>
      </w:del>
      <w:ins w:id="162" w:author="Charles Cavalcante" w:date="2020-04-28T19:26:00Z">
        <w:r w:rsidR="001763C5" w:rsidRPr="00DF433D">
          <w:t>médico</w:t>
        </w:r>
      </w:ins>
      <w:r w:rsidR="009F2073" w:rsidRPr="001763C5">
        <w:rPr>
          <w:rPrChange w:id="163" w:author="Charles Cavalcante" w:date="2020-04-28T19:25:00Z">
            <w:rPr>
              <w:sz w:val="23"/>
              <w:szCs w:val="23"/>
            </w:rPr>
          </w:rPrChange>
        </w:rPr>
        <w:t xml:space="preserve"> a ter uma pré-avaliação </w:t>
      </w:r>
      <w:ins w:id="164" w:author="Charles Cavalcante" w:date="2020-04-28T19:38:00Z">
        <w:r w:rsidR="00570A90">
          <w:t>e tomada de decisão sobre</w:t>
        </w:r>
      </w:ins>
      <w:del w:id="165" w:author="Charles Cavalcante" w:date="2020-04-28T19:38:00Z">
        <w:r w:rsidR="009F2073" w:rsidRPr="001763C5" w:rsidDel="00570A90">
          <w:rPr>
            <w:rPrChange w:id="166" w:author="Charles Cavalcante" w:date="2020-04-28T19:25:00Z">
              <w:rPr>
                <w:sz w:val="23"/>
                <w:szCs w:val="23"/>
              </w:rPr>
            </w:rPrChange>
          </w:rPr>
          <w:delText>do</w:delText>
        </w:r>
      </w:del>
      <w:ins w:id="167" w:author="Charles Cavalcante" w:date="2020-04-28T19:38:00Z">
        <w:r w:rsidR="00570A90">
          <w:t xml:space="preserve"> o</w:t>
        </w:r>
      </w:ins>
      <w:r w:rsidR="009F2073" w:rsidRPr="001763C5">
        <w:rPr>
          <w:rPrChange w:id="168" w:author="Charles Cavalcante" w:date="2020-04-28T19:25:00Z">
            <w:rPr>
              <w:sz w:val="23"/>
              <w:szCs w:val="23"/>
            </w:rPr>
          </w:rPrChange>
        </w:rPr>
        <w:t xml:space="preserve"> paciente durante o trajeto</w:t>
      </w:r>
      <w:del w:id="169" w:author="Charles Cavalcante" w:date="2020-04-28T19:38:00Z">
        <w:r w:rsidR="009F2073" w:rsidRPr="001763C5" w:rsidDel="00570A90">
          <w:rPr>
            <w:rPrChange w:id="170" w:author="Charles Cavalcante" w:date="2020-04-28T19:25:00Z">
              <w:rPr>
                <w:sz w:val="23"/>
                <w:szCs w:val="23"/>
              </w:rPr>
            </w:rPrChange>
          </w:rPr>
          <w:delText xml:space="preserve"> do mesmo</w:delText>
        </w:r>
      </w:del>
      <w:ins w:id="171" w:author="Charles Cavalcante" w:date="2020-04-28T19:38:00Z">
        <w:r w:rsidR="00570A90">
          <w:t xml:space="preserve"> até o local de atendimento</w:t>
        </w:r>
      </w:ins>
      <w:r w:rsidR="009F2073" w:rsidRPr="001763C5">
        <w:rPr>
          <w:rPrChange w:id="172" w:author="Charles Cavalcante" w:date="2020-04-28T19:25:00Z">
            <w:rPr>
              <w:sz w:val="23"/>
              <w:szCs w:val="23"/>
            </w:rPr>
          </w:rPrChange>
        </w:rPr>
        <w:t>.</w:t>
      </w:r>
      <w:r w:rsidR="00DB47FF" w:rsidRPr="001763C5">
        <w:rPr>
          <w:rPrChange w:id="173" w:author="Charles Cavalcante" w:date="2020-04-28T19:25:00Z">
            <w:rPr>
              <w:sz w:val="23"/>
              <w:szCs w:val="23"/>
            </w:rPr>
          </w:rPrChange>
        </w:rPr>
        <w:t xml:space="preserve"> </w:t>
      </w:r>
    </w:p>
    <w:p w14:paraId="362B60BD" w14:textId="77777777" w:rsidR="001763C5" w:rsidRPr="001763C5" w:rsidRDefault="001763C5" w:rsidP="009F2073">
      <w:pPr>
        <w:pStyle w:val="Corpodetexto2"/>
        <w:widowControl w:val="0"/>
        <w:rPr>
          <w:rPrChange w:id="174" w:author="Charles Cavalcante" w:date="2020-04-28T19:25:00Z">
            <w:rPr>
              <w:sz w:val="23"/>
              <w:szCs w:val="23"/>
            </w:rPr>
          </w:rPrChange>
        </w:rPr>
      </w:pPr>
    </w:p>
    <w:p w14:paraId="1600C75B" w14:textId="2D95ABD9" w:rsidR="009F2073" w:rsidRPr="001763C5" w:rsidRDefault="009F2073" w:rsidP="00DF433D">
      <w:pPr>
        <w:pStyle w:val="Corpodetexto2"/>
        <w:widowControl w:val="0"/>
        <w:rPr>
          <w:highlight w:val="yellow"/>
          <w:rPrChange w:id="175" w:author="Charles Cavalcante" w:date="2020-04-28T19:25:00Z">
            <w:rPr>
              <w:sz w:val="23"/>
              <w:szCs w:val="23"/>
              <w:highlight w:val="yellow"/>
            </w:rPr>
          </w:rPrChange>
        </w:rPr>
        <w:pPrChange w:id="176" w:author="Charles Cavalcante" w:date="2020-04-28T19:34:00Z">
          <w:pPr>
            <w:pStyle w:val="Corpodetexto2"/>
            <w:widowControl w:val="0"/>
            <w:ind w:firstLine="708"/>
          </w:pPr>
        </w:pPrChange>
      </w:pPr>
      <w:r w:rsidRPr="001763C5">
        <w:rPr>
          <w:rPrChange w:id="177" w:author="Charles Cavalcante" w:date="2020-04-28T19:25:00Z">
            <w:rPr>
              <w:sz w:val="23"/>
              <w:szCs w:val="23"/>
            </w:rPr>
          </w:rPrChange>
        </w:rPr>
        <w:t xml:space="preserve">Esse sistema sendo implantado na rede privada, e </w:t>
      </w:r>
      <w:ins w:id="178" w:author="Charles Cavalcante" w:date="2020-04-28T19:38:00Z">
        <w:r w:rsidR="00570A90">
          <w:t xml:space="preserve">quando </w:t>
        </w:r>
      </w:ins>
      <w:r w:rsidRPr="001763C5">
        <w:rPr>
          <w:rPrChange w:id="179" w:author="Charles Cavalcante" w:date="2020-04-28T19:25:00Z">
            <w:rPr>
              <w:sz w:val="23"/>
              <w:szCs w:val="23"/>
            </w:rPr>
          </w:rPrChange>
        </w:rPr>
        <w:t>consolidado</w:t>
      </w:r>
      <w:del w:id="180" w:author="Charles Cavalcante" w:date="2020-04-28T19:38:00Z">
        <w:r w:rsidRPr="001763C5" w:rsidDel="00570A90">
          <w:rPr>
            <w:rPrChange w:id="181" w:author="Charles Cavalcante" w:date="2020-04-28T19:25:00Z">
              <w:rPr>
                <w:sz w:val="23"/>
                <w:szCs w:val="23"/>
              </w:rPr>
            </w:rPrChange>
          </w:rPr>
          <w:delText xml:space="preserve"> na mesma</w:delText>
        </w:r>
      </w:del>
      <w:r w:rsidRPr="001763C5">
        <w:rPr>
          <w:rPrChange w:id="182" w:author="Charles Cavalcante" w:date="2020-04-28T19:25:00Z">
            <w:rPr>
              <w:sz w:val="23"/>
              <w:szCs w:val="23"/>
            </w:rPr>
          </w:rPrChange>
        </w:rPr>
        <w:t xml:space="preserve">, </w:t>
      </w:r>
      <w:del w:id="183" w:author="Charles Cavalcante" w:date="2020-04-28T19:38:00Z">
        <w:r w:rsidRPr="001763C5" w:rsidDel="00570A90">
          <w:rPr>
            <w:rPrChange w:id="184" w:author="Charles Cavalcante" w:date="2020-04-28T19:25:00Z">
              <w:rPr>
                <w:sz w:val="23"/>
                <w:szCs w:val="23"/>
              </w:rPr>
            </w:rPrChange>
          </w:rPr>
          <w:delText xml:space="preserve">é </w:delText>
        </w:r>
      </w:del>
      <w:r w:rsidRPr="001763C5">
        <w:rPr>
          <w:rPrChange w:id="185" w:author="Charles Cavalcante" w:date="2020-04-28T19:25:00Z">
            <w:rPr>
              <w:sz w:val="23"/>
              <w:szCs w:val="23"/>
            </w:rPr>
          </w:rPrChange>
        </w:rPr>
        <w:t>po</w:t>
      </w:r>
      <w:del w:id="186" w:author="Charles Cavalcante" w:date="2020-04-28T19:38:00Z">
        <w:r w:rsidRPr="001763C5" w:rsidDel="00570A90">
          <w:rPr>
            <w:rPrChange w:id="187" w:author="Charles Cavalcante" w:date="2020-04-28T19:25:00Z">
              <w:rPr>
                <w:sz w:val="23"/>
                <w:szCs w:val="23"/>
              </w:rPr>
            </w:rPrChange>
          </w:rPr>
          <w:delText>ssível</w:delText>
        </w:r>
      </w:del>
      <w:ins w:id="188" w:author="Charles Cavalcante" w:date="2020-04-28T19:38:00Z">
        <w:r w:rsidR="00570A90">
          <w:t xml:space="preserve">derá </w:t>
        </w:r>
      </w:ins>
      <w:ins w:id="189" w:author="Charles Cavalcante" w:date="2020-04-28T19:39:00Z">
        <w:r w:rsidR="00570A90">
          <w:t>ser</w:t>
        </w:r>
      </w:ins>
      <w:r w:rsidRPr="001763C5">
        <w:rPr>
          <w:rPrChange w:id="190" w:author="Charles Cavalcante" w:date="2020-04-28T19:25:00Z">
            <w:rPr>
              <w:sz w:val="23"/>
              <w:szCs w:val="23"/>
            </w:rPr>
          </w:rPrChange>
        </w:rPr>
        <w:t xml:space="preserve"> aplic</w:t>
      </w:r>
      <w:ins w:id="191" w:author="Charles Cavalcante" w:date="2020-04-28T19:39:00Z">
        <w:r w:rsidR="00570A90">
          <w:t>a</w:t>
        </w:r>
      </w:ins>
      <w:del w:id="192" w:author="Charles Cavalcante" w:date="2020-04-28T19:39:00Z">
        <w:r w:rsidRPr="001763C5" w:rsidDel="00570A90">
          <w:rPr>
            <w:rPrChange w:id="193" w:author="Charles Cavalcante" w:date="2020-04-28T19:25:00Z">
              <w:rPr>
                <w:sz w:val="23"/>
                <w:szCs w:val="23"/>
              </w:rPr>
            </w:rPrChange>
          </w:rPr>
          <w:delText>a-lo</w:delText>
        </w:r>
      </w:del>
      <w:ins w:id="194" w:author="Charles Cavalcante" w:date="2020-04-28T19:39:00Z">
        <w:r w:rsidR="00570A90">
          <w:t>do</w:t>
        </w:r>
      </w:ins>
      <w:r w:rsidRPr="001763C5">
        <w:rPr>
          <w:rPrChange w:id="195" w:author="Charles Cavalcante" w:date="2020-04-28T19:25:00Z">
            <w:rPr>
              <w:sz w:val="23"/>
              <w:szCs w:val="23"/>
            </w:rPr>
          </w:rPrChange>
        </w:rPr>
        <w:t xml:space="preserve"> no futuro para </w:t>
      </w:r>
      <w:ins w:id="196" w:author="Charles Cavalcante" w:date="2020-04-28T19:39:00Z">
        <w:r w:rsidR="00570A90">
          <w:t xml:space="preserve">a </w:t>
        </w:r>
      </w:ins>
      <w:r w:rsidRPr="001763C5">
        <w:rPr>
          <w:rPrChange w:id="197" w:author="Charles Cavalcante" w:date="2020-04-28T19:25:00Z">
            <w:rPr>
              <w:sz w:val="23"/>
              <w:szCs w:val="23"/>
            </w:rPr>
          </w:rPrChange>
        </w:rPr>
        <w:t>rede pública, a</w:t>
      </w:r>
      <w:del w:id="198" w:author="Charles Cavalcante" w:date="2020-04-28T19:39:00Z">
        <w:r w:rsidRPr="001763C5" w:rsidDel="00570A90">
          <w:rPr>
            <w:rPrChange w:id="199" w:author="Charles Cavalcante" w:date="2020-04-28T19:25:00Z">
              <w:rPr>
                <w:sz w:val="23"/>
                <w:szCs w:val="23"/>
              </w:rPr>
            </w:rPrChange>
          </w:rPr>
          <w:delText xml:space="preserve"> </w:delText>
        </w:r>
      </w:del>
      <w:r w:rsidRPr="001763C5">
        <w:rPr>
          <w:rPrChange w:id="200" w:author="Charles Cavalcante" w:date="2020-04-28T19:25:00Z">
            <w:rPr>
              <w:sz w:val="23"/>
              <w:szCs w:val="23"/>
            </w:rPr>
          </w:rPrChange>
        </w:rPr>
        <w:t xml:space="preserve">fim de facilitar as pessoas que utilizam o sistema único de saúde, demonstrando </w:t>
      </w:r>
      <w:del w:id="201" w:author="Charles Cavalcante" w:date="2020-04-28T19:39:00Z">
        <w:r w:rsidRPr="001763C5" w:rsidDel="00570A90">
          <w:rPr>
            <w:rPrChange w:id="202" w:author="Charles Cavalcante" w:date="2020-04-28T19:25:00Z">
              <w:rPr>
                <w:sz w:val="23"/>
                <w:szCs w:val="23"/>
              </w:rPr>
            </w:rPrChange>
          </w:rPr>
          <w:delText xml:space="preserve">em </w:delText>
        </w:r>
      </w:del>
      <w:r w:rsidRPr="001763C5">
        <w:rPr>
          <w:rPrChange w:id="203" w:author="Charles Cavalcante" w:date="2020-04-28T19:25:00Z">
            <w:rPr>
              <w:sz w:val="23"/>
              <w:szCs w:val="23"/>
            </w:rPr>
          </w:rPrChange>
        </w:rPr>
        <w:t xml:space="preserve">qual hospital possui </w:t>
      </w:r>
      <w:del w:id="204" w:author="Charles Cavalcante" w:date="2020-04-28T19:39:00Z">
        <w:r w:rsidRPr="001763C5" w:rsidDel="00570A90">
          <w:rPr>
            <w:rPrChange w:id="205" w:author="Charles Cavalcante" w:date="2020-04-28T19:25:00Z">
              <w:rPr>
                <w:sz w:val="23"/>
                <w:szCs w:val="23"/>
              </w:rPr>
            </w:rPrChange>
          </w:rPr>
          <w:delText>um</w:delText>
        </w:r>
      </w:del>
      <w:r w:rsidRPr="001763C5">
        <w:rPr>
          <w:rPrChange w:id="206" w:author="Charles Cavalcante" w:date="2020-04-28T19:25:00Z">
            <w:rPr>
              <w:sz w:val="23"/>
              <w:szCs w:val="23"/>
            </w:rPr>
          </w:rPrChange>
        </w:rPr>
        <w:t>a menor frequência no momento para que o paciente possa solicitar o serviço e se deslocar até o local. Claro que essa ação seria um passo mais a frente, mas temos convicção que é possível alinhado com os órgãos públicos.</w:t>
      </w:r>
    </w:p>
    <w:p w14:paraId="615D387E" w14:textId="17CC18F0" w:rsidR="007D51F3" w:rsidRPr="008C1FE5" w:rsidRDefault="007D51F3" w:rsidP="00B55619">
      <w:pPr>
        <w:pStyle w:val="Corpodetexto2"/>
        <w:widowControl w:val="0"/>
        <w:rPr>
          <w:sz w:val="23"/>
          <w:szCs w:val="23"/>
          <w:highlight w:val="yellow"/>
        </w:rPr>
      </w:pPr>
    </w:p>
    <w:p w14:paraId="504D13D6" w14:textId="77777777" w:rsidR="007D51F3" w:rsidRPr="008C1FE5" w:rsidRDefault="007D51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F15258" w14:textId="32AE7029" w:rsidR="00F25006" w:rsidRDefault="00F25006" w:rsidP="00F25006">
      <w:pPr>
        <w:pStyle w:val="Corpodetexto2"/>
        <w:widowControl w:val="0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A </w:t>
      </w:r>
      <w:proofErr w:type="spellStart"/>
      <w:r w:rsidRPr="0046283E">
        <w:rPr>
          <w:rFonts w:asciiTheme="minorHAnsi" w:hAnsiTheme="minorHAnsi" w:cstheme="minorHAnsi"/>
        </w:rPr>
        <w:t>GoCare</w:t>
      </w:r>
      <w:proofErr w:type="spellEnd"/>
      <w:r w:rsidRPr="0046283E">
        <w:rPr>
          <w:rFonts w:asciiTheme="minorHAnsi" w:hAnsiTheme="minorHAnsi" w:cstheme="minorHAnsi"/>
        </w:rPr>
        <w:t xml:space="preserve"> irá trabalhar as seguintes vertentes:</w:t>
      </w:r>
    </w:p>
    <w:p w14:paraId="4DC4FB8C" w14:textId="77777777" w:rsidR="0046283E" w:rsidRPr="0046283E" w:rsidRDefault="0046283E" w:rsidP="00F25006">
      <w:pPr>
        <w:pStyle w:val="Corpodetexto2"/>
        <w:widowControl w:val="0"/>
        <w:rPr>
          <w:rFonts w:asciiTheme="minorHAnsi" w:hAnsiTheme="minorHAnsi" w:cstheme="minorHAnsi"/>
        </w:rPr>
      </w:pPr>
    </w:p>
    <w:p w14:paraId="4AF0BEC1" w14:textId="6A0FBF01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 xml:space="preserve">Apresentar serviços e especialidades hospitalares como Pronto Socorro, Ortopedia, </w:t>
      </w:r>
      <w:del w:id="207" w:author="Charles Cavalcante" w:date="2020-04-28T19:40:00Z">
        <w:r w:rsidR="00D00C54" w:rsidRPr="0046283E" w:rsidDel="00570A90">
          <w:rPr>
            <w:rFonts w:asciiTheme="minorHAnsi" w:hAnsiTheme="minorHAnsi" w:cstheme="minorHAnsi"/>
          </w:rPr>
          <w:delText xml:space="preserve">Clinico </w:delText>
        </w:r>
      </w:del>
      <w:ins w:id="208" w:author="Charles Cavalcante" w:date="2020-04-28T19:40:00Z">
        <w:r w:rsidR="00570A90" w:rsidRPr="0046283E">
          <w:rPr>
            <w:rFonts w:asciiTheme="minorHAnsi" w:hAnsiTheme="minorHAnsi" w:cstheme="minorHAnsi"/>
          </w:rPr>
          <w:t>Cl</w:t>
        </w:r>
        <w:r w:rsidR="00570A90">
          <w:rPr>
            <w:rFonts w:asciiTheme="minorHAnsi" w:hAnsiTheme="minorHAnsi" w:cstheme="minorHAnsi"/>
          </w:rPr>
          <w:t>í</w:t>
        </w:r>
        <w:r w:rsidR="00570A90" w:rsidRPr="0046283E">
          <w:rPr>
            <w:rFonts w:asciiTheme="minorHAnsi" w:hAnsiTheme="minorHAnsi" w:cstheme="minorHAnsi"/>
          </w:rPr>
          <w:t xml:space="preserve">nico </w:t>
        </w:r>
      </w:ins>
      <w:r w:rsidR="00D00C54" w:rsidRPr="0046283E">
        <w:rPr>
          <w:rFonts w:asciiTheme="minorHAnsi" w:hAnsiTheme="minorHAnsi" w:cstheme="minorHAnsi"/>
        </w:rPr>
        <w:t>Geral</w:t>
      </w:r>
      <w:ins w:id="209" w:author="Charles Cavalcante" w:date="2020-04-28T19:40:00Z">
        <w:r w:rsidR="00570A90">
          <w:rPr>
            <w:rFonts w:asciiTheme="minorHAnsi" w:hAnsiTheme="minorHAnsi" w:cstheme="minorHAnsi"/>
          </w:rPr>
          <w:t>,</w:t>
        </w:r>
      </w:ins>
      <w:r w:rsidR="00D00C54" w:rsidRPr="0046283E">
        <w:rPr>
          <w:rFonts w:asciiTheme="minorHAnsi" w:hAnsiTheme="minorHAnsi" w:cstheme="minorHAnsi"/>
        </w:rPr>
        <w:t xml:space="preserve"> em um único local.</w:t>
      </w:r>
    </w:p>
    <w:p w14:paraId="10D2C237" w14:textId="791F66CC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 xml:space="preserve">Demonstrar o tempo médio de espera para atendimento </w:t>
      </w:r>
      <w:del w:id="210" w:author="Charles Cavalcante" w:date="2020-04-28T19:41:00Z">
        <w:r w:rsidR="00D00C54" w:rsidRPr="0046283E" w:rsidDel="00570A90">
          <w:rPr>
            <w:rFonts w:asciiTheme="minorHAnsi" w:hAnsiTheme="minorHAnsi" w:cstheme="minorHAnsi"/>
          </w:rPr>
          <w:delText xml:space="preserve">no hospital </w:delText>
        </w:r>
      </w:del>
      <w:r w:rsidR="00D00C54" w:rsidRPr="0046283E">
        <w:rPr>
          <w:rFonts w:asciiTheme="minorHAnsi" w:hAnsiTheme="minorHAnsi" w:cstheme="minorHAnsi"/>
        </w:rPr>
        <w:t>nos hospitais credenciados.</w:t>
      </w:r>
    </w:p>
    <w:p w14:paraId="00717221" w14:textId="37DD06B5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 xml:space="preserve">Parcerias com </w:t>
      </w:r>
      <w:del w:id="211" w:author="Charles Cavalcante" w:date="2020-04-28T19:41:00Z">
        <w:r w:rsidR="00D00C54" w:rsidRPr="0046283E" w:rsidDel="00570A90">
          <w:rPr>
            <w:rFonts w:asciiTheme="minorHAnsi" w:hAnsiTheme="minorHAnsi" w:cstheme="minorHAnsi"/>
          </w:rPr>
          <w:delText xml:space="preserve">pessoas físicas </w:delText>
        </w:r>
      </w:del>
      <w:r w:rsidR="00D00C54" w:rsidRPr="0046283E">
        <w:rPr>
          <w:rFonts w:asciiTheme="minorHAnsi" w:hAnsiTheme="minorHAnsi" w:cstheme="minorHAnsi"/>
        </w:rPr>
        <w:t xml:space="preserve">motoristas </w:t>
      </w:r>
      <w:ins w:id="212" w:author="Charles Cavalcante" w:date="2020-04-28T19:41:00Z">
        <w:r w:rsidR="00570A90">
          <w:rPr>
            <w:rFonts w:asciiTheme="minorHAnsi" w:hAnsiTheme="minorHAnsi" w:cstheme="minorHAnsi"/>
          </w:rPr>
          <w:t xml:space="preserve">particulares </w:t>
        </w:r>
      </w:ins>
      <w:r w:rsidR="00D00C54" w:rsidRPr="0046283E">
        <w:rPr>
          <w:rFonts w:asciiTheme="minorHAnsi" w:hAnsiTheme="minorHAnsi" w:cstheme="minorHAnsi"/>
        </w:rPr>
        <w:t>para oferecer o serviço de deslocamento do local onde o paciente está até o hospital/laboratório escolhido.</w:t>
      </w:r>
    </w:p>
    <w:p w14:paraId="1B340DAB" w14:textId="35571802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Apresentar serviços laboratoriais</w:t>
      </w:r>
      <w:ins w:id="213" w:author="Charles Cavalcante" w:date="2020-04-28T19:41:00Z">
        <w:r w:rsidR="00570A90">
          <w:rPr>
            <w:rFonts w:asciiTheme="minorHAnsi" w:hAnsiTheme="minorHAnsi" w:cstheme="minorHAnsi"/>
          </w:rPr>
          <w:t>,</w:t>
        </w:r>
      </w:ins>
      <w:r w:rsidR="00D00C54" w:rsidRPr="0046283E">
        <w:rPr>
          <w:rFonts w:asciiTheme="minorHAnsi" w:hAnsiTheme="minorHAnsi" w:cstheme="minorHAnsi"/>
        </w:rPr>
        <w:t xml:space="preserve"> como tipos de exames que o laboratório credenciado realiza.</w:t>
      </w:r>
    </w:p>
    <w:p w14:paraId="660BE0FB" w14:textId="58AADB17" w:rsidR="00D00C54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Demonstrar o tempo médio de espera para realização do exame nos laboratórios credenciados.</w:t>
      </w:r>
    </w:p>
    <w:p w14:paraId="2E718267" w14:textId="610291F6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Parceria com </w:t>
      </w:r>
      <w:r w:rsidR="00FD6438" w:rsidRPr="0046283E">
        <w:rPr>
          <w:rFonts w:asciiTheme="minorHAnsi" w:hAnsiTheme="minorHAnsi" w:cstheme="minorHAnsi"/>
        </w:rPr>
        <w:t>hospitais, laboratórios</w:t>
      </w:r>
      <w:r w:rsidR="0046283E" w:rsidRPr="0046283E">
        <w:rPr>
          <w:rFonts w:asciiTheme="minorHAnsi" w:hAnsiTheme="minorHAnsi" w:cstheme="minorHAnsi"/>
        </w:rPr>
        <w:t>, farmácias</w:t>
      </w:r>
      <w:r w:rsidR="00FD6438" w:rsidRPr="0046283E">
        <w:rPr>
          <w:rFonts w:asciiTheme="minorHAnsi" w:hAnsiTheme="minorHAnsi" w:cstheme="minorHAnsi"/>
        </w:rPr>
        <w:t xml:space="preserve"> e convênios médicos.</w:t>
      </w:r>
    </w:p>
    <w:p w14:paraId="3AA67CEF" w14:textId="77777777" w:rsidR="0046283E" w:rsidRPr="008C1FE5" w:rsidRDefault="0046283E" w:rsidP="00F25006">
      <w:pPr>
        <w:pStyle w:val="Corpodetexto2"/>
        <w:widowControl w:val="0"/>
        <w:ind w:firstLine="708"/>
        <w:rPr>
          <w:rFonts w:asciiTheme="minorHAnsi" w:hAnsiTheme="minorHAnsi" w:cstheme="minorHAnsi"/>
          <w:highlight w:val="yellow"/>
        </w:rPr>
      </w:pPr>
    </w:p>
    <w:p w14:paraId="4A0BD610" w14:textId="5DE8C749" w:rsidR="00775FD8" w:rsidRPr="005D26C8" w:rsidRDefault="00775FD8" w:rsidP="006C10D8">
      <w:pPr>
        <w:pStyle w:val="Livro1"/>
        <w:rPr>
          <w:rFonts w:asciiTheme="minorHAnsi" w:hAnsiTheme="minorHAnsi" w:cstheme="minorHAnsi"/>
          <w:highlight w:val="cyan"/>
        </w:rPr>
      </w:pPr>
      <w:bookmarkStart w:id="214" w:name="_Toc374320959"/>
      <w:r w:rsidRPr="005D26C8">
        <w:rPr>
          <w:rFonts w:asciiTheme="minorHAnsi" w:hAnsiTheme="minorHAnsi" w:cstheme="minorHAnsi"/>
          <w:highlight w:val="cyan"/>
        </w:rPr>
        <w:t>Análise de Mercado</w:t>
      </w:r>
    </w:p>
    <w:p w14:paraId="1649433E" w14:textId="5C37A960" w:rsidR="0011150B" w:rsidRPr="0046283E" w:rsidRDefault="0046283E" w:rsidP="0046283E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  <w:highlight w:val="yellow"/>
        </w:rPr>
        <w:t xml:space="preserve">O mercado de turismo hoje atinge 1.3 bilhões de turistas no mundo. E 2016 o Brasil atraiu 6.5 milhões de turistas estrangeiros e a cidade de São Paulo bateu o recorde </w:t>
      </w:r>
      <w:r w:rsidRPr="0046283E">
        <w:rPr>
          <w:rFonts w:asciiTheme="minorHAnsi" w:hAnsiTheme="minorHAnsi" w:cstheme="minorHAnsi"/>
          <w:highlight w:val="yellow"/>
        </w:rPr>
        <w:lastRenderedPageBreak/>
        <w:t>de 15 milhões de visitas em 2016 sendo 85% desse público, composto por brasileiros. O mercado potencial de atuação da nossa Startup inicialmente será esta fatia da cidade de São Paulo.</w:t>
      </w:r>
    </w:p>
    <w:bookmarkEnd w:id="214"/>
    <w:p w14:paraId="277DF663" w14:textId="312B054A" w:rsidR="0045254A" w:rsidRDefault="00775FD8" w:rsidP="00141886">
      <w:pPr>
        <w:pStyle w:val="Livro2"/>
      </w:pPr>
      <w:r>
        <w:t>Caracterização do Mercado Alvo</w:t>
      </w:r>
    </w:p>
    <w:p w14:paraId="29D3264A" w14:textId="67D99AA2" w:rsidR="0046283E" w:rsidRPr="0046283E" w:rsidRDefault="0046283E" w:rsidP="00570A90">
      <w:pPr>
        <w:pStyle w:val="Corpodetexto2"/>
        <w:widowControl w:val="0"/>
        <w:rPr>
          <w:rFonts w:asciiTheme="minorHAnsi" w:hAnsiTheme="minorHAnsi" w:cstheme="minorHAnsi"/>
        </w:rPr>
        <w:pPrChange w:id="215" w:author="Charles Cavalcante" w:date="2020-04-28T19:42:00Z">
          <w:pPr>
            <w:pStyle w:val="Corpodetexto2"/>
            <w:widowControl w:val="0"/>
            <w:ind w:firstLine="576"/>
          </w:pPr>
        </w:pPrChange>
      </w:pPr>
      <w:r w:rsidRPr="0046283E">
        <w:rPr>
          <w:rFonts w:asciiTheme="minorHAnsi" w:hAnsiTheme="minorHAnsi" w:cstheme="minorHAnsi"/>
        </w:rPr>
        <w:t xml:space="preserve">O principal público alvo da Startup são brasileiros </w:t>
      </w:r>
      <w:r>
        <w:rPr>
          <w:rFonts w:asciiTheme="minorHAnsi" w:hAnsiTheme="minorHAnsi" w:cstheme="minorHAnsi"/>
        </w:rPr>
        <w:t>que necessitam de atendimento médico n</w:t>
      </w:r>
      <w:r w:rsidRPr="0046283E">
        <w:rPr>
          <w:rFonts w:asciiTheme="minorHAnsi" w:hAnsiTheme="minorHAnsi" w:cstheme="minorHAnsi"/>
        </w:rPr>
        <w:t xml:space="preserve">a cidade </w:t>
      </w:r>
      <w:r>
        <w:rPr>
          <w:rFonts w:asciiTheme="minorHAnsi" w:hAnsiTheme="minorHAnsi" w:cstheme="minorHAnsi"/>
        </w:rPr>
        <w:t>de São Paulo. O</w:t>
      </w:r>
      <w:r w:rsidRPr="0046283E">
        <w:rPr>
          <w:rFonts w:asciiTheme="minorHAnsi" w:hAnsiTheme="minorHAnsi" w:cstheme="minorHAnsi"/>
        </w:rPr>
        <w:t xml:space="preserve"> segundo público </w:t>
      </w:r>
      <w:r>
        <w:rPr>
          <w:rFonts w:asciiTheme="minorHAnsi" w:hAnsiTheme="minorHAnsi" w:cstheme="minorHAnsi"/>
        </w:rPr>
        <w:t xml:space="preserve">é a expansão para os </w:t>
      </w:r>
      <w:del w:id="216" w:author="Charles Cavalcante" w:date="2020-04-28T19:42:00Z">
        <w:r w:rsidDel="00570A90">
          <w:rPr>
            <w:rFonts w:asciiTheme="minorHAnsi" w:hAnsiTheme="minorHAnsi" w:cstheme="minorHAnsi"/>
          </w:rPr>
          <w:delText xml:space="preserve">outros </w:delText>
        </w:r>
      </w:del>
      <w:ins w:id="217" w:author="Charles Cavalcante" w:date="2020-04-28T19:42:00Z">
        <w:r w:rsidR="00570A90">
          <w:rPr>
            <w:rFonts w:asciiTheme="minorHAnsi" w:hAnsiTheme="minorHAnsi" w:cstheme="minorHAnsi"/>
          </w:rPr>
          <w:t>demais</w:t>
        </w:r>
        <w:r w:rsidR="00570A90">
          <w:rPr>
            <w:rFonts w:asciiTheme="minorHAnsi" w:hAnsiTheme="minorHAnsi" w:cstheme="minorHAnsi"/>
          </w:rPr>
          <w:t xml:space="preserve"> </w:t>
        </w:r>
      </w:ins>
      <w:r>
        <w:rPr>
          <w:rFonts w:asciiTheme="minorHAnsi" w:hAnsiTheme="minorHAnsi" w:cstheme="minorHAnsi"/>
        </w:rPr>
        <w:t>estados do Brasil.</w:t>
      </w:r>
    </w:p>
    <w:p w14:paraId="59BACD0A" w14:textId="77777777" w:rsidR="00570A90" w:rsidRDefault="00570A90" w:rsidP="00570A90">
      <w:pPr>
        <w:pStyle w:val="Corpodetexto2"/>
        <w:widowControl w:val="0"/>
        <w:rPr>
          <w:ins w:id="218" w:author="Charles Cavalcante" w:date="2020-04-28T19:42:00Z"/>
          <w:rFonts w:asciiTheme="minorHAnsi" w:hAnsiTheme="minorHAnsi" w:cstheme="minorHAnsi"/>
        </w:rPr>
      </w:pPr>
    </w:p>
    <w:p w14:paraId="2470BDE6" w14:textId="232CDAD8" w:rsidR="0046283E" w:rsidRDefault="0046283E" w:rsidP="00570A90">
      <w:pPr>
        <w:pStyle w:val="Corpodetexto2"/>
        <w:widowControl w:val="0"/>
        <w:rPr>
          <w:rFonts w:asciiTheme="minorHAnsi" w:hAnsiTheme="minorHAnsi" w:cstheme="minorHAnsi"/>
        </w:rPr>
        <w:pPrChange w:id="219" w:author="Charles Cavalcante" w:date="2020-04-28T19:42:00Z">
          <w:pPr>
            <w:pStyle w:val="Corpodetexto2"/>
            <w:widowControl w:val="0"/>
            <w:ind w:firstLine="576"/>
          </w:pPr>
        </w:pPrChange>
      </w:pPr>
      <w:r w:rsidRPr="0046283E">
        <w:rPr>
          <w:rFonts w:asciiTheme="minorHAnsi" w:hAnsiTheme="minorHAnsi" w:cstheme="minorHAnsi"/>
        </w:rPr>
        <w:t xml:space="preserve">O hábito do público brasileiro </w:t>
      </w:r>
      <w:r w:rsidR="00392863">
        <w:rPr>
          <w:rFonts w:asciiTheme="minorHAnsi" w:hAnsiTheme="minorHAnsi" w:cstheme="minorHAnsi"/>
        </w:rPr>
        <w:t>que necessita de um atendimento médico</w:t>
      </w:r>
      <w:del w:id="220" w:author="Charles Cavalcante" w:date="2020-04-28T19:43:00Z">
        <w:r w:rsidR="00392863" w:rsidDel="00570A90">
          <w:rPr>
            <w:rFonts w:asciiTheme="minorHAnsi" w:hAnsiTheme="minorHAnsi" w:cstheme="minorHAnsi"/>
          </w:rPr>
          <w:delText>,</w:delText>
        </w:r>
      </w:del>
      <w:r w:rsidR="00392863">
        <w:rPr>
          <w:rFonts w:asciiTheme="minorHAnsi" w:hAnsiTheme="minorHAnsi" w:cstheme="minorHAnsi"/>
        </w:rPr>
        <w:t xml:space="preserve"> </w:t>
      </w:r>
      <w:r w:rsidRPr="0046283E">
        <w:rPr>
          <w:rFonts w:asciiTheme="minorHAnsi" w:hAnsiTheme="minorHAnsi" w:cstheme="minorHAnsi"/>
        </w:rPr>
        <w:t xml:space="preserve">é </w:t>
      </w:r>
      <w:r w:rsidR="00392863">
        <w:rPr>
          <w:rFonts w:asciiTheme="minorHAnsi" w:hAnsiTheme="minorHAnsi" w:cstheme="minorHAnsi"/>
        </w:rPr>
        <w:t xml:space="preserve">se deslocar ao hospital que tem costume, só que muitas vezes o hospital em questão está cheio comparado a outros que o paciente tem elegibilidade. Com essa solução o paciente terá a facilidade de escolher e inclusive solicitar um serviço de motorista para </w:t>
      </w:r>
      <w:del w:id="221" w:author="Charles Cavalcante" w:date="2020-04-28T19:43:00Z">
        <w:r w:rsidR="00392863" w:rsidDel="00570A90">
          <w:rPr>
            <w:rFonts w:asciiTheme="minorHAnsi" w:hAnsiTheme="minorHAnsi" w:cstheme="minorHAnsi"/>
          </w:rPr>
          <w:delText>que o mesmo seja</w:delText>
        </w:r>
      </w:del>
      <w:ins w:id="222" w:author="Charles Cavalcante" w:date="2020-04-28T19:43:00Z">
        <w:r w:rsidR="00570A90">
          <w:rPr>
            <w:rFonts w:asciiTheme="minorHAnsi" w:hAnsiTheme="minorHAnsi" w:cstheme="minorHAnsi"/>
          </w:rPr>
          <w:t>ser</w:t>
        </w:r>
      </w:ins>
      <w:r w:rsidR="00392863">
        <w:rPr>
          <w:rFonts w:asciiTheme="minorHAnsi" w:hAnsiTheme="minorHAnsi" w:cstheme="minorHAnsi"/>
        </w:rPr>
        <w:t xml:space="preserve"> deslocado até o hospital escolhido.</w:t>
      </w:r>
    </w:p>
    <w:p w14:paraId="7856872E" w14:textId="77777777" w:rsidR="00392863" w:rsidRPr="00405483" w:rsidRDefault="00392863" w:rsidP="00141886">
      <w:pPr>
        <w:pStyle w:val="Livro2"/>
        <w:numPr>
          <w:ilvl w:val="0"/>
          <w:numId w:val="0"/>
        </w:numPr>
        <w:ind w:left="576"/>
      </w:pPr>
    </w:p>
    <w:p w14:paraId="39A0FE78" w14:textId="213B5ACA" w:rsidR="0011150B" w:rsidRPr="00B828F3" w:rsidRDefault="0011150B" w:rsidP="00B828F3">
      <w:pPr>
        <w:pStyle w:val="Livro2"/>
      </w:pPr>
      <w:r>
        <w:t>Cenário Competitivo</w:t>
      </w:r>
    </w:p>
    <w:p w14:paraId="2EB13655" w14:textId="7B438050" w:rsidR="00392863" w:rsidRPr="001763C5" w:rsidRDefault="00392863" w:rsidP="00570A90">
      <w:pPr>
        <w:pStyle w:val="Default"/>
        <w:rPr>
          <w:rPrChange w:id="223" w:author="Charles Cavalcante" w:date="2020-04-28T19:25:00Z">
            <w:rPr>
              <w:sz w:val="23"/>
              <w:szCs w:val="23"/>
            </w:rPr>
          </w:rPrChange>
        </w:rPr>
        <w:pPrChange w:id="224" w:author="Charles Cavalcante" w:date="2020-04-28T19:43:00Z">
          <w:pPr>
            <w:pStyle w:val="Default"/>
            <w:ind w:firstLine="576"/>
          </w:pPr>
        </w:pPrChange>
      </w:pPr>
      <w:r w:rsidRPr="001763C5">
        <w:rPr>
          <w:rPrChange w:id="225" w:author="Charles Cavalcante" w:date="2020-04-28T19:25:00Z">
            <w:rPr>
              <w:sz w:val="23"/>
              <w:szCs w:val="23"/>
            </w:rPr>
          </w:rPrChange>
        </w:rPr>
        <w:t xml:space="preserve">Inicialmente </w:t>
      </w:r>
      <w:r w:rsidR="00B828F3" w:rsidRPr="001763C5">
        <w:rPr>
          <w:rPrChange w:id="226" w:author="Charles Cavalcante" w:date="2020-04-28T19:25:00Z">
            <w:rPr>
              <w:sz w:val="23"/>
              <w:szCs w:val="23"/>
            </w:rPr>
          </w:rPrChange>
        </w:rPr>
        <w:t xml:space="preserve">nossos </w:t>
      </w:r>
      <w:r w:rsidR="003F3B0B" w:rsidRPr="001763C5">
        <w:rPr>
          <w:rPrChange w:id="227" w:author="Charles Cavalcante" w:date="2020-04-28T19:25:00Z">
            <w:rPr>
              <w:sz w:val="23"/>
              <w:szCs w:val="23"/>
            </w:rPr>
          </w:rPrChange>
        </w:rPr>
        <w:t>clientes</w:t>
      </w:r>
      <w:r w:rsidR="00B828F3" w:rsidRPr="001763C5">
        <w:rPr>
          <w:rPrChange w:id="228" w:author="Charles Cavalcante" w:date="2020-04-28T19:25:00Z">
            <w:rPr>
              <w:sz w:val="23"/>
              <w:szCs w:val="23"/>
            </w:rPr>
          </w:rPrChange>
        </w:rPr>
        <w:t xml:space="preserve"> são</w:t>
      </w:r>
      <w:r w:rsidRPr="001763C5">
        <w:rPr>
          <w:rPrChange w:id="229" w:author="Charles Cavalcante" w:date="2020-04-28T19:25:00Z">
            <w:rPr>
              <w:sz w:val="23"/>
              <w:szCs w:val="23"/>
            </w:rPr>
          </w:rPrChange>
        </w:rPr>
        <w:t xml:space="preserve"> brasileiros localizados na cidade de São Paulo</w:t>
      </w:r>
      <w:r w:rsidR="003F3B0B" w:rsidRPr="001763C5">
        <w:rPr>
          <w:rPrChange w:id="230" w:author="Charles Cavalcante" w:date="2020-04-28T19:25:00Z">
            <w:rPr>
              <w:sz w:val="23"/>
              <w:szCs w:val="23"/>
            </w:rPr>
          </w:rPrChange>
        </w:rPr>
        <w:t xml:space="preserve"> que necessitem de atendimento médico tanto para uma consulta de rotina para com uma emergência</w:t>
      </w:r>
      <w:r w:rsidR="00B828F3" w:rsidRPr="001763C5">
        <w:rPr>
          <w:rPrChange w:id="231" w:author="Charles Cavalcante" w:date="2020-04-28T19:25:00Z">
            <w:rPr>
              <w:sz w:val="23"/>
              <w:szCs w:val="23"/>
            </w:rPr>
          </w:rPrChange>
        </w:rPr>
        <w:t>.</w:t>
      </w:r>
      <w:r w:rsidR="003F3B0B" w:rsidRPr="001763C5">
        <w:rPr>
          <w:rPrChange w:id="232" w:author="Charles Cavalcante" w:date="2020-04-28T19:25:00Z">
            <w:rPr>
              <w:sz w:val="23"/>
              <w:szCs w:val="23"/>
            </w:rPr>
          </w:rPrChange>
        </w:rPr>
        <w:t xml:space="preserve"> Também cliente que necessitam de realizações de exames laboratoriais.</w:t>
      </w:r>
    </w:p>
    <w:p w14:paraId="04E2093D" w14:textId="339C1AC6" w:rsidR="00392863" w:rsidRPr="001763C5" w:rsidRDefault="00392863" w:rsidP="00392863">
      <w:pPr>
        <w:pStyle w:val="Default"/>
        <w:rPr>
          <w:rPrChange w:id="233" w:author="Charles Cavalcante" w:date="2020-04-28T19:25:00Z">
            <w:rPr>
              <w:sz w:val="23"/>
              <w:szCs w:val="23"/>
            </w:rPr>
          </w:rPrChange>
        </w:rPr>
      </w:pPr>
    </w:p>
    <w:p w14:paraId="62C225AF" w14:textId="6C96CB4E" w:rsidR="00A74D4E" w:rsidRPr="001763C5" w:rsidRDefault="003F3B0B" w:rsidP="00392863">
      <w:pPr>
        <w:pStyle w:val="Default"/>
        <w:rPr>
          <w:rPrChange w:id="234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35" w:author="Charles Cavalcante" w:date="2020-04-28T19:25:00Z">
            <w:rPr>
              <w:sz w:val="23"/>
              <w:szCs w:val="23"/>
            </w:rPr>
          </w:rPrChange>
        </w:rPr>
        <w:t xml:space="preserve">Pode-se </w:t>
      </w:r>
      <w:r w:rsidR="00A74D4E" w:rsidRPr="001763C5">
        <w:rPr>
          <w:rPrChange w:id="236" w:author="Charles Cavalcante" w:date="2020-04-28T19:25:00Z">
            <w:rPr>
              <w:sz w:val="23"/>
              <w:szCs w:val="23"/>
            </w:rPr>
          </w:rPrChange>
        </w:rPr>
        <w:t>dizer que</w:t>
      </w:r>
      <w:r w:rsidRPr="001763C5">
        <w:rPr>
          <w:rPrChange w:id="237" w:author="Charles Cavalcante" w:date="2020-04-28T19:25:00Z">
            <w:rPr>
              <w:sz w:val="23"/>
              <w:szCs w:val="23"/>
            </w:rPr>
          </w:rPrChange>
        </w:rPr>
        <w:t xml:space="preserve"> a classificação do </w:t>
      </w:r>
      <w:r w:rsidR="00A74D4E" w:rsidRPr="001763C5">
        <w:rPr>
          <w:rPrChange w:id="238" w:author="Charles Cavalcante" w:date="2020-04-28T19:25:00Z">
            <w:rPr>
              <w:sz w:val="23"/>
              <w:szCs w:val="23"/>
            </w:rPr>
          </w:rPrChange>
        </w:rPr>
        <w:t>público</w:t>
      </w:r>
      <w:r w:rsidRPr="001763C5">
        <w:rPr>
          <w:rPrChange w:id="239" w:author="Charles Cavalcante" w:date="2020-04-28T19:25:00Z">
            <w:rPr>
              <w:sz w:val="23"/>
              <w:szCs w:val="23"/>
            </w:rPr>
          </w:rPrChange>
        </w:rPr>
        <w:t xml:space="preserve"> </w:t>
      </w:r>
      <w:r w:rsidR="00A74D4E" w:rsidRPr="001763C5">
        <w:rPr>
          <w:rPrChange w:id="240" w:author="Charles Cavalcante" w:date="2020-04-28T19:25:00Z">
            <w:rPr>
              <w:sz w:val="23"/>
              <w:szCs w:val="23"/>
            </w:rPr>
          </w:rPrChange>
        </w:rPr>
        <w:t>está atrelada a idade do paciente.</w:t>
      </w:r>
    </w:p>
    <w:p w14:paraId="54073023" w14:textId="32CE85C8" w:rsidR="00A74D4E" w:rsidRPr="001763C5" w:rsidRDefault="00A74D4E" w:rsidP="00392863">
      <w:pPr>
        <w:pStyle w:val="Default"/>
        <w:rPr>
          <w:rPrChange w:id="241" w:author="Charles Cavalcante" w:date="2020-04-28T19:25:00Z">
            <w:rPr>
              <w:sz w:val="23"/>
              <w:szCs w:val="23"/>
            </w:rPr>
          </w:rPrChange>
        </w:rPr>
      </w:pPr>
    </w:p>
    <w:p w14:paraId="37EF260B" w14:textId="4FA2A545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42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43" w:author="Charles Cavalcante" w:date="2020-04-28T19:25:00Z">
            <w:rPr>
              <w:sz w:val="23"/>
              <w:szCs w:val="23"/>
            </w:rPr>
          </w:rPrChange>
        </w:rPr>
        <w:t>Até 18 anos</w:t>
      </w:r>
    </w:p>
    <w:p w14:paraId="581A194F" w14:textId="526EC453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44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45" w:author="Charles Cavalcante" w:date="2020-04-28T19:25:00Z">
            <w:rPr>
              <w:sz w:val="23"/>
              <w:szCs w:val="23"/>
            </w:rPr>
          </w:rPrChange>
        </w:rPr>
        <w:t>De 18 a 30 anos</w:t>
      </w:r>
    </w:p>
    <w:p w14:paraId="7E6E8C99" w14:textId="637FBD3B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46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47" w:author="Charles Cavalcante" w:date="2020-04-28T19:25:00Z">
            <w:rPr>
              <w:sz w:val="23"/>
              <w:szCs w:val="23"/>
            </w:rPr>
          </w:rPrChange>
        </w:rPr>
        <w:t>De 31 a 40 anos</w:t>
      </w:r>
    </w:p>
    <w:p w14:paraId="368B7D31" w14:textId="4E341070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48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49" w:author="Charles Cavalcante" w:date="2020-04-28T19:25:00Z">
            <w:rPr>
              <w:sz w:val="23"/>
              <w:szCs w:val="23"/>
            </w:rPr>
          </w:rPrChange>
        </w:rPr>
        <w:t>De 40 a 50 anos</w:t>
      </w:r>
    </w:p>
    <w:p w14:paraId="3E678123" w14:textId="757336F7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50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51" w:author="Charles Cavalcante" w:date="2020-04-28T19:25:00Z">
            <w:rPr>
              <w:sz w:val="23"/>
              <w:szCs w:val="23"/>
            </w:rPr>
          </w:rPrChange>
        </w:rPr>
        <w:t>De 50 a 60 anos</w:t>
      </w:r>
    </w:p>
    <w:p w14:paraId="60109318" w14:textId="1F24C760" w:rsidR="00A74D4E" w:rsidRPr="001763C5" w:rsidRDefault="00A74D4E" w:rsidP="00A74D4E">
      <w:pPr>
        <w:pStyle w:val="Default"/>
        <w:numPr>
          <w:ilvl w:val="0"/>
          <w:numId w:val="33"/>
        </w:numPr>
        <w:rPr>
          <w:rPrChange w:id="252" w:author="Charles Cavalcante" w:date="2020-04-28T19:25:00Z">
            <w:rPr>
              <w:sz w:val="23"/>
              <w:szCs w:val="23"/>
            </w:rPr>
          </w:rPrChange>
        </w:rPr>
      </w:pPr>
      <w:r w:rsidRPr="001763C5">
        <w:rPr>
          <w:rPrChange w:id="253" w:author="Charles Cavalcante" w:date="2020-04-28T19:25:00Z">
            <w:rPr>
              <w:sz w:val="23"/>
              <w:szCs w:val="23"/>
            </w:rPr>
          </w:rPrChange>
        </w:rPr>
        <w:t>Acima de 60 anos</w:t>
      </w:r>
    </w:p>
    <w:p w14:paraId="60F686F6" w14:textId="453CB0FD" w:rsidR="00DE116E" w:rsidDel="00570A90" w:rsidRDefault="00DE116E" w:rsidP="00DB47FF">
      <w:pPr>
        <w:pStyle w:val="Default"/>
        <w:ind w:firstLine="450"/>
        <w:rPr>
          <w:del w:id="254" w:author="Charles Cavalcante" w:date="2020-04-28T19:44:00Z"/>
        </w:rPr>
      </w:pPr>
    </w:p>
    <w:p w14:paraId="445EAE6E" w14:textId="77777777" w:rsidR="00570A90" w:rsidRPr="001763C5" w:rsidRDefault="00570A90" w:rsidP="00DE116E">
      <w:pPr>
        <w:pStyle w:val="Default"/>
        <w:rPr>
          <w:ins w:id="255" w:author="Charles Cavalcante" w:date="2020-04-28T19:44:00Z"/>
          <w:rPrChange w:id="256" w:author="Charles Cavalcante" w:date="2020-04-28T19:25:00Z">
            <w:rPr>
              <w:ins w:id="257" w:author="Charles Cavalcante" w:date="2020-04-28T19:44:00Z"/>
              <w:sz w:val="23"/>
              <w:szCs w:val="23"/>
            </w:rPr>
          </w:rPrChange>
        </w:rPr>
      </w:pPr>
    </w:p>
    <w:p w14:paraId="7AEAE6FD" w14:textId="3E0F5E6E" w:rsidR="00DE116E" w:rsidRPr="001763C5" w:rsidRDefault="00DE116E" w:rsidP="00570A90">
      <w:pPr>
        <w:pStyle w:val="Default"/>
        <w:rPr>
          <w:rPrChange w:id="258" w:author="Charles Cavalcante" w:date="2020-04-28T19:25:00Z">
            <w:rPr>
              <w:sz w:val="23"/>
              <w:szCs w:val="23"/>
            </w:rPr>
          </w:rPrChange>
        </w:rPr>
        <w:pPrChange w:id="259" w:author="Charles Cavalcante" w:date="2020-04-28T19:44:00Z">
          <w:pPr>
            <w:pStyle w:val="Default"/>
            <w:ind w:firstLine="450"/>
          </w:pPr>
        </w:pPrChange>
      </w:pPr>
      <w:r w:rsidRPr="001763C5">
        <w:rPr>
          <w:rPrChange w:id="260" w:author="Charles Cavalcante" w:date="2020-04-28T19:25:00Z">
            <w:rPr>
              <w:sz w:val="23"/>
              <w:szCs w:val="23"/>
            </w:rPr>
          </w:rPrChange>
        </w:rPr>
        <w:t>As informações mais recentes encontradas no Censo infelizmente é de 2010 onde tiramos uma estimativa que se utilizarmos uma fatia dentre as idades mencionadas acima, ou seja, de 20 a 50 anos, temos um total de 5.520.701 pessoas na cidade de São Paulo (capital) entre homens e mulheres.</w:t>
      </w:r>
    </w:p>
    <w:p w14:paraId="4F2478D7" w14:textId="77777777" w:rsidR="00570A90" w:rsidRDefault="00570A90" w:rsidP="00570A90">
      <w:pPr>
        <w:pStyle w:val="Default"/>
        <w:rPr>
          <w:ins w:id="261" w:author="Charles Cavalcante" w:date="2020-04-28T19:44:00Z"/>
        </w:rPr>
      </w:pPr>
    </w:p>
    <w:p w14:paraId="6EA677C0" w14:textId="60203880" w:rsidR="00DE116E" w:rsidRPr="001763C5" w:rsidRDefault="00DE116E" w:rsidP="00570A90">
      <w:pPr>
        <w:pStyle w:val="Default"/>
        <w:rPr>
          <w:rPrChange w:id="262" w:author="Charles Cavalcante" w:date="2020-04-28T19:25:00Z">
            <w:rPr>
              <w:sz w:val="23"/>
              <w:szCs w:val="23"/>
            </w:rPr>
          </w:rPrChange>
        </w:rPr>
        <w:pPrChange w:id="263" w:author="Charles Cavalcante" w:date="2020-04-28T19:44:00Z">
          <w:pPr>
            <w:pStyle w:val="Default"/>
            <w:ind w:firstLine="450"/>
          </w:pPr>
        </w:pPrChange>
      </w:pPr>
      <w:r w:rsidRPr="001763C5">
        <w:rPr>
          <w:rPrChange w:id="264" w:author="Charles Cavalcante" w:date="2020-04-28T19:25:00Z">
            <w:rPr>
              <w:sz w:val="23"/>
              <w:szCs w:val="23"/>
            </w:rPr>
          </w:rPrChange>
        </w:rPr>
        <w:t xml:space="preserve">Se atingirmos apenas </w:t>
      </w:r>
      <w:r w:rsidR="00EF57EC" w:rsidRPr="001763C5">
        <w:rPr>
          <w:rPrChange w:id="265" w:author="Charles Cavalcante" w:date="2020-04-28T19:25:00Z">
            <w:rPr>
              <w:sz w:val="23"/>
              <w:szCs w:val="23"/>
            </w:rPr>
          </w:rPrChange>
        </w:rPr>
        <w:t>0,5</w:t>
      </w:r>
      <w:r w:rsidRPr="001763C5">
        <w:rPr>
          <w:rPrChange w:id="266" w:author="Charles Cavalcante" w:date="2020-04-28T19:25:00Z">
            <w:rPr>
              <w:sz w:val="23"/>
              <w:szCs w:val="23"/>
            </w:rPr>
          </w:rPrChange>
        </w:rPr>
        <w:t>%</w:t>
      </w:r>
      <w:r w:rsidR="00EF57EC" w:rsidRPr="001763C5">
        <w:rPr>
          <w:rPrChange w:id="267" w:author="Charles Cavalcante" w:date="2020-04-28T19:25:00Z">
            <w:rPr>
              <w:sz w:val="23"/>
              <w:szCs w:val="23"/>
            </w:rPr>
          </w:rPrChange>
        </w:rPr>
        <w:t xml:space="preserve"> </w:t>
      </w:r>
      <w:r w:rsidRPr="001763C5">
        <w:rPr>
          <w:rPrChange w:id="268" w:author="Charles Cavalcante" w:date="2020-04-28T19:25:00Z">
            <w:rPr>
              <w:sz w:val="23"/>
              <w:szCs w:val="23"/>
            </w:rPr>
          </w:rPrChange>
        </w:rPr>
        <w:t xml:space="preserve">desse público, temos </w:t>
      </w:r>
      <w:r w:rsidR="00EF57EC" w:rsidRPr="001763C5">
        <w:rPr>
          <w:rPrChange w:id="269" w:author="Charles Cavalcante" w:date="2020-04-28T19:25:00Z">
            <w:rPr>
              <w:sz w:val="23"/>
              <w:szCs w:val="23"/>
            </w:rPr>
          </w:rPrChange>
        </w:rPr>
        <w:t>27.603,505</w:t>
      </w:r>
      <w:r w:rsidRPr="001763C5">
        <w:rPr>
          <w:rPrChange w:id="270" w:author="Charles Cavalcante" w:date="2020-04-28T19:25:00Z">
            <w:rPr>
              <w:sz w:val="23"/>
              <w:szCs w:val="23"/>
            </w:rPr>
          </w:rPrChange>
        </w:rPr>
        <w:t xml:space="preserve"> pessoas</w:t>
      </w:r>
      <w:r w:rsidR="00EF57EC" w:rsidRPr="001763C5">
        <w:rPr>
          <w:rPrChange w:id="271" w:author="Charles Cavalcante" w:date="2020-04-28T19:25:00Z">
            <w:rPr>
              <w:sz w:val="23"/>
              <w:szCs w:val="23"/>
            </w:rPr>
          </w:rPrChange>
        </w:rPr>
        <w:t xml:space="preserve">, que podem utilizar os serviços </w:t>
      </w:r>
      <w:proofErr w:type="spellStart"/>
      <w:r w:rsidR="00EF57EC" w:rsidRPr="001763C5">
        <w:rPr>
          <w:rPrChange w:id="272" w:author="Charles Cavalcante" w:date="2020-04-28T19:25:00Z">
            <w:rPr>
              <w:sz w:val="23"/>
              <w:szCs w:val="23"/>
            </w:rPr>
          </w:rPrChange>
        </w:rPr>
        <w:t>GoCare</w:t>
      </w:r>
      <w:proofErr w:type="spellEnd"/>
      <w:r w:rsidR="00EF57EC" w:rsidRPr="001763C5">
        <w:rPr>
          <w:rPrChange w:id="273" w:author="Charles Cavalcante" w:date="2020-04-28T19:25:00Z">
            <w:rPr>
              <w:sz w:val="23"/>
              <w:szCs w:val="23"/>
            </w:rPr>
          </w:rPrChange>
        </w:rPr>
        <w:t xml:space="preserve">. </w:t>
      </w:r>
    </w:p>
    <w:p w14:paraId="286A296B" w14:textId="533491E8" w:rsidR="003F3B0B" w:rsidRDefault="003F3B0B" w:rsidP="00392863">
      <w:pPr>
        <w:pStyle w:val="Corpodetexto2"/>
        <w:widowControl w:val="0"/>
        <w:rPr>
          <w:sz w:val="23"/>
          <w:szCs w:val="23"/>
          <w:highlight w:val="yellow"/>
        </w:rPr>
      </w:pPr>
    </w:p>
    <w:p w14:paraId="22CE53D0" w14:textId="3654F031" w:rsidR="00EF57EC" w:rsidRPr="001763C5" w:rsidRDefault="00EF57EC" w:rsidP="00EF57EC">
      <w:pPr>
        <w:pStyle w:val="Default"/>
        <w:rPr>
          <w:b/>
          <w:rPrChange w:id="274" w:author="Charles Cavalcante" w:date="2020-04-28T19:25:00Z">
            <w:rPr>
              <w:b/>
              <w:sz w:val="23"/>
              <w:szCs w:val="23"/>
            </w:rPr>
          </w:rPrChange>
        </w:rPr>
      </w:pPr>
      <w:r w:rsidRPr="001763C5">
        <w:rPr>
          <w:b/>
          <w:rPrChange w:id="275" w:author="Charles Cavalcante" w:date="2020-04-28T19:25:00Z">
            <w:rPr>
              <w:b/>
              <w:sz w:val="23"/>
              <w:szCs w:val="23"/>
            </w:rPr>
          </w:rPrChange>
        </w:rPr>
        <w:t>Gráfico abaixo apresenta a população na cidade de São Paulo segmentada por Idade e gênero.</w:t>
      </w:r>
    </w:p>
    <w:p w14:paraId="355E7AE9" w14:textId="4CD362A0" w:rsidR="00A74D4E" w:rsidRPr="00DE116E" w:rsidRDefault="00DE116E" w:rsidP="00392863">
      <w:pPr>
        <w:pStyle w:val="Corpodetexto2"/>
        <w:widowControl w:val="0"/>
        <w:rPr>
          <w:sz w:val="23"/>
          <w:szCs w:val="23"/>
        </w:rPr>
      </w:pPr>
      <w:r w:rsidRPr="00DE116E">
        <w:rPr>
          <w:noProof/>
          <w:sz w:val="23"/>
          <w:szCs w:val="23"/>
        </w:rPr>
        <w:lastRenderedPageBreak/>
        <w:drawing>
          <wp:inline distT="0" distB="0" distL="0" distR="0" wp14:anchorId="38B8B5B9" wp14:editId="6AA50A82">
            <wp:extent cx="5381625" cy="27908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"/>
                    <a:stretch/>
                  </pic:blipFill>
                  <pic:spPr bwMode="auto">
                    <a:xfrm>
                      <a:off x="0" y="0"/>
                      <a:ext cx="538162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8FEA" w14:textId="58F3D800" w:rsidR="00DE116E" w:rsidRDefault="00DE116E" w:rsidP="00392863">
      <w:pPr>
        <w:pStyle w:val="Corpodetexto2"/>
        <w:widowControl w:val="0"/>
        <w:rPr>
          <w:sz w:val="23"/>
          <w:szCs w:val="23"/>
          <w:highlight w:val="yellow"/>
        </w:rPr>
      </w:pPr>
    </w:p>
    <w:p w14:paraId="29E103C3" w14:textId="77777777" w:rsidR="00A26C17" w:rsidRPr="0011150B" w:rsidRDefault="00A26C17" w:rsidP="00141886">
      <w:pPr>
        <w:pStyle w:val="Livro2"/>
        <w:numPr>
          <w:ilvl w:val="0"/>
          <w:numId w:val="0"/>
        </w:numPr>
        <w:rPr>
          <w:highlight w:val="yellow"/>
        </w:rPr>
      </w:pPr>
    </w:p>
    <w:p w14:paraId="3C62B0F2" w14:textId="41394812" w:rsidR="00775FD8" w:rsidRPr="005D26C8" w:rsidRDefault="00775FD8" w:rsidP="00141886">
      <w:pPr>
        <w:pStyle w:val="Livro2"/>
        <w:rPr>
          <w:highlight w:val="cyan"/>
        </w:rPr>
      </w:pPr>
      <w:r w:rsidRPr="005D26C8">
        <w:rPr>
          <w:highlight w:val="cyan"/>
        </w:rPr>
        <w:t>Concorrência</w:t>
      </w:r>
    </w:p>
    <w:tbl>
      <w:tblPr>
        <w:tblW w:w="8856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1"/>
        <w:gridCol w:w="3686"/>
        <w:gridCol w:w="3879"/>
      </w:tblGrid>
      <w:tr w:rsidR="0011150B" w:rsidRPr="00A26C17" w14:paraId="2BE1B668" w14:textId="77777777" w:rsidTr="00C63E82">
        <w:trPr>
          <w:trHeight w:val="560"/>
        </w:trPr>
        <w:tc>
          <w:tcPr>
            <w:tcW w:w="1291" w:type="dxa"/>
            <w:shd w:val="clear" w:color="auto" w:fill="8C8C8C"/>
            <w:vAlign w:val="center"/>
          </w:tcPr>
          <w:p w14:paraId="5850E26A" w14:textId="77777777" w:rsidR="0011150B" w:rsidRPr="00A26C17" w:rsidRDefault="0011150B" w:rsidP="00A26C17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</w:p>
        </w:tc>
        <w:tc>
          <w:tcPr>
            <w:tcW w:w="3686" w:type="dxa"/>
            <w:shd w:val="clear" w:color="auto" w:fill="8C8C8C"/>
            <w:noWrap/>
            <w:vAlign w:val="center"/>
          </w:tcPr>
          <w:p w14:paraId="320AED33" w14:textId="77777777" w:rsidR="0011150B" w:rsidRPr="00A26C17" w:rsidRDefault="0011150B" w:rsidP="00A26C17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  <w:t>Nacional</w:t>
            </w:r>
          </w:p>
        </w:tc>
        <w:tc>
          <w:tcPr>
            <w:tcW w:w="3879" w:type="dxa"/>
            <w:shd w:val="clear" w:color="auto" w:fill="8C8C8C"/>
            <w:noWrap/>
            <w:vAlign w:val="center"/>
          </w:tcPr>
          <w:p w14:paraId="683A9E8F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  <w:t>Internacional</w:t>
            </w:r>
          </w:p>
        </w:tc>
      </w:tr>
      <w:tr w:rsidR="0011150B" w:rsidRPr="0045159A" w14:paraId="28263F41" w14:textId="77777777" w:rsidTr="0011150B">
        <w:trPr>
          <w:trHeight w:val="1720"/>
        </w:trPr>
        <w:tc>
          <w:tcPr>
            <w:tcW w:w="1291" w:type="dxa"/>
            <w:shd w:val="clear" w:color="auto" w:fill="8C8C8C"/>
            <w:vAlign w:val="center"/>
          </w:tcPr>
          <w:p w14:paraId="0D1F8130" w14:textId="77777777" w:rsidR="0011150B" w:rsidRPr="00A26C17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  <w:t>Produto 1</w:t>
            </w:r>
          </w:p>
        </w:tc>
        <w:tc>
          <w:tcPr>
            <w:tcW w:w="3686" w:type="dxa"/>
            <w:shd w:val="clear" w:color="auto" w:fill="auto"/>
            <w:noWrap/>
            <w:vAlign w:val="center"/>
          </w:tcPr>
          <w:p w14:paraId="322177DD" w14:textId="783EADBB" w:rsidR="0011150B" w:rsidRPr="005D26C8" w:rsidRDefault="005D26C8" w:rsidP="0011150B">
            <w:pPr>
              <w:pStyle w:val="Corpodetexto2"/>
              <w:widowControl w:val="0"/>
              <w:rPr>
                <w:rFonts w:cs="Arial"/>
                <w:sz w:val="20"/>
                <w:highlight w:val="cyan"/>
                <w:lang w:eastAsia="pt-PT"/>
              </w:rPr>
            </w:pPr>
            <w:r w:rsidRPr="005D26C8">
              <w:rPr>
                <w:rFonts w:cs="Arial"/>
                <w:sz w:val="20"/>
                <w:highlight w:val="cyan"/>
                <w:lang w:eastAsia="pt-PT"/>
              </w:rPr>
              <w:t>ACHO QUE NÃO TEMOS</w:t>
            </w:r>
          </w:p>
        </w:tc>
        <w:tc>
          <w:tcPr>
            <w:tcW w:w="3879" w:type="dxa"/>
            <w:shd w:val="clear" w:color="auto" w:fill="auto"/>
            <w:noWrap/>
            <w:vAlign w:val="center"/>
          </w:tcPr>
          <w:p w14:paraId="4900360C" w14:textId="77777777" w:rsidR="0011150B" w:rsidRPr="0045159A" w:rsidRDefault="0011150B" w:rsidP="00C63E82">
            <w:pPr>
              <w:tabs>
                <w:tab w:val="left" w:pos="8505"/>
              </w:tabs>
              <w:spacing w:line="360" w:lineRule="auto"/>
              <w:ind w:right="-1"/>
              <w:jc w:val="both"/>
              <w:rPr>
                <w:rFonts w:cs="Arial"/>
                <w:sz w:val="20"/>
                <w:lang w:eastAsia="pt-PT"/>
              </w:rPr>
            </w:pPr>
          </w:p>
        </w:tc>
      </w:tr>
      <w:tr w:rsidR="0011150B" w:rsidRPr="0045159A" w14:paraId="7F6AFAFA" w14:textId="77777777" w:rsidTr="00A26C17">
        <w:trPr>
          <w:trHeight w:val="477"/>
        </w:trPr>
        <w:tc>
          <w:tcPr>
            <w:tcW w:w="1291" w:type="dxa"/>
            <w:shd w:val="clear" w:color="auto" w:fill="8C8C8C"/>
            <w:vAlign w:val="center"/>
          </w:tcPr>
          <w:p w14:paraId="5E5572BC" w14:textId="67F94418" w:rsidR="0011150B" w:rsidRPr="00A26C17" w:rsidRDefault="00405483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  <w:t>Serviço 1</w:t>
            </w:r>
          </w:p>
        </w:tc>
        <w:tc>
          <w:tcPr>
            <w:tcW w:w="3686" w:type="dxa"/>
            <w:shd w:val="clear" w:color="auto" w:fill="auto"/>
            <w:noWrap/>
            <w:vAlign w:val="center"/>
          </w:tcPr>
          <w:p w14:paraId="0F1F7323" w14:textId="77777777" w:rsidR="0011150B" w:rsidRPr="00B21CA4" w:rsidRDefault="0011150B" w:rsidP="00C63E82">
            <w:pPr>
              <w:spacing w:line="360" w:lineRule="auto"/>
              <w:jc w:val="both"/>
              <w:rPr>
                <w:rFonts w:cs="Arial"/>
                <w:sz w:val="18"/>
                <w:szCs w:val="18"/>
                <w:lang w:eastAsia="pt-PT"/>
              </w:rPr>
            </w:pPr>
          </w:p>
        </w:tc>
        <w:tc>
          <w:tcPr>
            <w:tcW w:w="3879" w:type="dxa"/>
            <w:shd w:val="clear" w:color="auto" w:fill="auto"/>
            <w:noWrap/>
            <w:vAlign w:val="center"/>
          </w:tcPr>
          <w:p w14:paraId="4490BB37" w14:textId="77777777" w:rsidR="0011150B" w:rsidRPr="0045159A" w:rsidRDefault="0011150B" w:rsidP="00C63E82">
            <w:pPr>
              <w:rPr>
                <w:rFonts w:cs="Arial"/>
                <w:sz w:val="20"/>
                <w:lang w:eastAsia="pt-PT"/>
              </w:rPr>
            </w:pPr>
            <w:r w:rsidRPr="0045159A">
              <w:rPr>
                <w:rFonts w:cs="Arial"/>
                <w:sz w:val="20"/>
                <w:lang w:eastAsia="pt-PT"/>
              </w:rPr>
              <w:t> </w:t>
            </w:r>
          </w:p>
        </w:tc>
      </w:tr>
    </w:tbl>
    <w:p w14:paraId="796AA15F" w14:textId="016FA2F1" w:rsidR="0011150B" w:rsidRDefault="0011150B" w:rsidP="00141886">
      <w:pPr>
        <w:pStyle w:val="Livro2"/>
        <w:numPr>
          <w:ilvl w:val="0"/>
          <w:numId w:val="0"/>
        </w:numPr>
        <w:ind w:left="576"/>
      </w:pPr>
    </w:p>
    <w:p w14:paraId="32CA9C6B" w14:textId="77777777" w:rsidR="0017494D" w:rsidRDefault="0017494D" w:rsidP="00141886">
      <w:pPr>
        <w:pStyle w:val="Livro2"/>
        <w:numPr>
          <w:ilvl w:val="0"/>
          <w:numId w:val="0"/>
        </w:numPr>
        <w:ind w:left="576"/>
      </w:pPr>
    </w:p>
    <w:p w14:paraId="40636C29" w14:textId="39113F5A" w:rsidR="00775FD8" w:rsidRPr="005D26C8" w:rsidRDefault="00775FD8" w:rsidP="00141886">
      <w:pPr>
        <w:pStyle w:val="Livro2"/>
        <w:rPr>
          <w:highlight w:val="cyan"/>
        </w:rPr>
      </w:pPr>
      <w:r w:rsidRPr="005D26C8">
        <w:rPr>
          <w:highlight w:val="cyan"/>
        </w:rPr>
        <w:t>Avaliação da Startup em relação aos seus principais Concorrentes</w:t>
      </w:r>
    </w:p>
    <w:p w14:paraId="0A39873E" w14:textId="7F248D89" w:rsidR="0011150B" w:rsidRPr="005D26C8" w:rsidRDefault="005D26C8" w:rsidP="0011150B">
      <w:pPr>
        <w:pStyle w:val="Legenda"/>
        <w:rPr>
          <w:rFonts w:asciiTheme="minorHAnsi" w:hAnsiTheme="minorHAnsi" w:cstheme="minorHAnsi"/>
          <w:b w:val="0"/>
          <w:bCs w:val="0"/>
          <w:sz w:val="24"/>
          <w:szCs w:val="24"/>
          <w:highlight w:val="cyan"/>
        </w:rPr>
      </w:pPr>
      <w:r w:rsidRPr="005D26C8">
        <w:rPr>
          <w:rFonts w:asciiTheme="minorHAnsi" w:hAnsiTheme="minorHAnsi" w:cstheme="minorHAnsi"/>
          <w:b w:val="0"/>
          <w:bCs w:val="0"/>
          <w:sz w:val="24"/>
          <w:szCs w:val="24"/>
          <w:highlight w:val="cyan"/>
        </w:rPr>
        <w:t>NÃO TEMOS</w:t>
      </w:r>
    </w:p>
    <w:tbl>
      <w:tblPr>
        <w:tblW w:w="8935" w:type="dxa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2"/>
        <w:gridCol w:w="709"/>
        <w:gridCol w:w="6714"/>
      </w:tblGrid>
      <w:tr w:rsidR="0011150B" w:rsidRPr="00075773" w14:paraId="5932810B" w14:textId="77777777" w:rsidTr="00395A6C">
        <w:trPr>
          <w:trHeight w:val="656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5C061DD4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16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16"/>
                <w:szCs w:val="16"/>
                <w:lang w:eastAsia="pt-PT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71B332B7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+/0/-</w:t>
            </w:r>
          </w:p>
        </w:tc>
        <w:tc>
          <w:tcPr>
            <w:tcW w:w="6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02AD9B7B" w14:textId="1077253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Por</w:t>
            </w:r>
            <w:r w:rsid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 xml:space="preserve"> </w:t>
            </w: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quê</w:t>
            </w:r>
          </w:p>
        </w:tc>
      </w:tr>
      <w:tr w:rsidR="0011150B" w:rsidRPr="00075773" w14:paraId="0B4D9256" w14:textId="77777777" w:rsidTr="00395A6C">
        <w:trPr>
          <w:trHeight w:val="8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018D6828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Gama de Produtos/Serviços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E172E4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C015CAF" w14:textId="41B5800A" w:rsidR="0011150B" w:rsidRPr="0011150B" w:rsidRDefault="0011150B" w:rsidP="00395A6C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66678F02" w14:textId="77777777" w:rsidTr="00395A6C">
        <w:trPr>
          <w:trHeight w:val="79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9F3A690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Qualidade dos Serviços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49BA6D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81D8D0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7C4BD493" w14:textId="77777777" w:rsidTr="00395A6C">
        <w:trPr>
          <w:trHeight w:val="897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2DE62BB3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lastRenderedPageBreak/>
              <w:t>Serviços complementares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27420C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71DC643" w14:textId="551EA86E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1CA65410" w14:textId="77777777" w:rsidTr="00395A6C">
        <w:trPr>
          <w:trHeight w:val="761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0426FC40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Dimensão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A7C57D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D504CFD" w14:textId="14306466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42AB7CE2" w14:textId="77777777" w:rsidTr="00395A6C">
        <w:trPr>
          <w:trHeight w:val="773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3F3AE99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Notoriedade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7DF3AF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8FA3AB8" w14:textId="1F8847C4" w:rsidR="0011150B" w:rsidRPr="0011150B" w:rsidRDefault="0011150B" w:rsidP="00395A6C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0536DD8B" w14:textId="77777777" w:rsidTr="00395A6C">
        <w:trPr>
          <w:trHeight w:val="63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47847B56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Preço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7C7380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167C680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2AF273D8" w14:textId="77777777" w:rsidTr="00395A6C">
        <w:trPr>
          <w:trHeight w:val="827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24DDC416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Rapidez de execução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B853DF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C768C55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12D89D74" w14:textId="77777777" w:rsidTr="00395A6C">
        <w:trPr>
          <w:trHeight w:val="836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252EC94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Garantias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4AABB4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5A9EC3C" w14:textId="4A35F235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</w:tbl>
    <w:p w14:paraId="5CC529DE" w14:textId="77777777" w:rsidR="00405483" w:rsidRDefault="00405483">
      <w:pPr>
        <w:rPr>
          <w:rFonts w:asciiTheme="minorHAnsi" w:hAnsiTheme="minorHAnsi" w:cstheme="minorHAnsi"/>
          <w:b/>
          <w:sz w:val="32"/>
        </w:rPr>
      </w:pPr>
      <w:bookmarkStart w:id="276" w:name="_Toc374320961"/>
      <w:r>
        <w:rPr>
          <w:rFonts w:asciiTheme="minorHAnsi" w:hAnsiTheme="minorHAnsi" w:cstheme="minorHAnsi"/>
        </w:rPr>
        <w:br w:type="page"/>
      </w:r>
    </w:p>
    <w:p w14:paraId="5FDE44FB" w14:textId="549F3425" w:rsidR="001F1560" w:rsidRPr="00E83A1E" w:rsidRDefault="003B7545" w:rsidP="001F1560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Desenvolvimento do negócio</w:t>
      </w:r>
      <w:bookmarkEnd w:id="276"/>
    </w:p>
    <w:p w14:paraId="34F7A108" w14:textId="04990A47" w:rsidR="007625C2" w:rsidRPr="001763C5" w:rsidRDefault="007625C2" w:rsidP="00570A90">
      <w:pPr>
        <w:pStyle w:val="Default"/>
        <w:rPr>
          <w:rPrChange w:id="277" w:author="Charles Cavalcante" w:date="2020-04-28T19:25:00Z">
            <w:rPr>
              <w:sz w:val="23"/>
              <w:szCs w:val="23"/>
            </w:rPr>
          </w:rPrChange>
        </w:rPr>
        <w:pPrChange w:id="278" w:author="Charles Cavalcante" w:date="2020-04-28T19:44:00Z">
          <w:pPr>
            <w:pStyle w:val="Default"/>
            <w:ind w:firstLine="708"/>
          </w:pPr>
        </w:pPrChange>
      </w:pPr>
      <w:del w:id="279" w:author="Charles Cavalcante" w:date="2020-04-28T19:44:00Z">
        <w:r w:rsidRPr="001763C5" w:rsidDel="00570A90">
          <w:rPr>
            <w:rPrChange w:id="280" w:author="Charles Cavalcante" w:date="2020-04-28T19:25:00Z">
              <w:rPr>
                <w:sz w:val="23"/>
                <w:szCs w:val="23"/>
              </w:rPr>
            </w:rPrChange>
          </w:rPr>
          <w:delText xml:space="preserve">Através </w:delText>
        </w:r>
      </w:del>
      <w:ins w:id="281" w:author="Charles Cavalcante" w:date="2020-04-28T19:44:00Z">
        <w:r w:rsidR="00570A90">
          <w:t>Por meio</w:t>
        </w:r>
        <w:r w:rsidR="00570A90" w:rsidRPr="001763C5">
          <w:rPr>
            <w:rPrChange w:id="282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283" w:author="Charles Cavalcante" w:date="2020-04-28T19:25:00Z">
            <w:rPr>
              <w:sz w:val="23"/>
              <w:szCs w:val="23"/>
            </w:rPr>
          </w:rPrChange>
        </w:rPr>
        <w:t xml:space="preserve">de estudos, no futuro a sociedade ficará em sua maioria com pessoas idosas devido as pessoas terem menos filhos. Com isso, a necessidade de consultas médicas, pronto socorro, realização e exames, terão um aumento significativo e com a tecnologia cada vez mais acessível a todos, juntamos isso a necessidade de deslocamento do usuário (Paciente) ao hospital, que melhor se adequa </w:t>
      </w:r>
      <w:del w:id="284" w:author="Charles Cavalcante" w:date="2020-04-28T19:46:00Z">
        <w:r w:rsidRPr="001763C5" w:rsidDel="00570A90">
          <w:rPr>
            <w:rPrChange w:id="285" w:author="Charles Cavalcante" w:date="2020-04-28T19:25:00Z">
              <w:rPr>
                <w:sz w:val="23"/>
                <w:szCs w:val="23"/>
              </w:rPr>
            </w:rPrChange>
          </w:rPr>
          <w:delText xml:space="preserve">a </w:delText>
        </w:r>
      </w:del>
      <w:ins w:id="286" w:author="Charles Cavalcante" w:date="2020-04-28T19:46:00Z">
        <w:r w:rsidR="00570A90">
          <w:t>à</w:t>
        </w:r>
        <w:r w:rsidR="00570A90" w:rsidRPr="001763C5">
          <w:rPr>
            <w:rPrChange w:id="287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288" w:author="Charles Cavalcante" w:date="2020-04-28T19:25:00Z">
            <w:rPr>
              <w:sz w:val="23"/>
              <w:szCs w:val="23"/>
            </w:rPr>
          </w:rPrChange>
        </w:rPr>
        <w:t xml:space="preserve">necessidade do paciente naquele momento, bem como a integração do sistema na área da saúde. </w:t>
      </w:r>
      <w:del w:id="289" w:author="Charles Cavalcante" w:date="2020-04-28T19:46:00Z">
        <w:r w:rsidRPr="001763C5" w:rsidDel="00570A90">
          <w:rPr>
            <w:rPrChange w:id="290" w:author="Charles Cavalcante" w:date="2020-04-28T19:25:00Z">
              <w:rPr>
                <w:sz w:val="23"/>
                <w:szCs w:val="23"/>
              </w:rPr>
            </w:rPrChange>
          </w:rPr>
          <w:delText>Explico abaixo:</w:delText>
        </w:r>
      </w:del>
    </w:p>
    <w:p w14:paraId="0E30B637" w14:textId="77777777" w:rsidR="00570A90" w:rsidRDefault="00570A90" w:rsidP="00570A90">
      <w:pPr>
        <w:pStyle w:val="Default"/>
        <w:rPr>
          <w:ins w:id="291" w:author="Charles Cavalcante" w:date="2020-04-28T19:44:00Z"/>
        </w:rPr>
      </w:pPr>
    </w:p>
    <w:p w14:paraId="1AE98075" w14:textId="53EBB25B" w:rsidR="007625C2" w:rsidRPr="001763C5" w:rsidRDefault="007625C2" w:rsidP="00570A90">
      <w:pPr>
        <w:pStyle w:val="Default"/>
        <w:rPr>
          <w:rPrChange w:id="292" w:author="Charles Cavalcante" w:date="2020-04-28T19:25:00Z">
            <w:rPr>
              <w:sz w:val="23"/>
              <w:szCs w:val="23"/>
            </w:rPr>
          </w:rPrChange>
        </w:rPr>
        <w:pPrChange w:id="293" w:author="Charles Cavalcante" w:date="2020-04-28T19:44:00Z">
          <w:pPr>
            <w:pStyle w:val="Default"/>
            <w:ind w:firstLine="708"/>
          </w:pPr>
        </w:pPrChange>
      </w:pPr>
      <w:del w:id="294" w:author="Charles Cavalcante" w:date="2020-04-28T19:47:00Z">
        <w:r w:rsidRPr="001763C5" w:rsidDel="00570A90">
          <w:rPr>
            <w:rPrChange w:id="295" w:author="Charles Cavalcante" w:date="2020-04-28T19:25:00Z">
              <w:rPr>
                <w:sz w:val="23"/>
                <w:szCs w:val="23"/>
              </w:rPr>
            </w:rPrChange>
          </w:rPr>
          <w:delText>Vimos à</w:delText>
        </w:r>
      </w:del>
      <w:ins w:id="296" w:author="Charles Cavalcante" w:date="2020-04-28T19:47:00Z">
        <w:r w:rsidR="00570A90">
          <w:t>Existe uma</w:t>
        </w:r>
      </w:ins>
      <w:r w:rsidRPr="001763C5">
        <w:rPr>
          <w:rPrChange w:id="297" w:author="Charles Cavalcante" w:date="2020-04-28T19:25:00Z">
            <w:rPr>
              <w:sz w:val="23"/>
              <w:szCs w:val="23"/>
            </w:rPr>
          </w:rPrChange>
        </w:rPr>
        <w:t xml:space="preserve"> carência </w:t>
      </w:r>
      <w:del w:id="298" w:author="Charles Cavalcante" w:date="2020-04-28T19:47:00Z">
        <w:r w:rsidRPr="001763C5" w:rsidDel="00570A90">
          <w:rPr>
            <w:rPrChange w:id="299" w:author="Charles Cavalcante" w:date="2020-04-28T19:25:00Z">
              <w:rPr>
                <w:sz w:val="23"/>
                <w:szCs w:val="23"/>
              </w:rPr>
            </w:rPrChange>
          </w:rPr>
          <w:delText xml:space="preserve">existente </w:delText>
        </w:r>
      </w:del>
      <w:r w:rsidRPr="001763C5">
        <w:rPr>
          <w:rPrChange w:id="300" w:author="Charles Cavalcante" w:date="2020-04-28T19:25:00Z">
            <w:rPr>
              <w:sz w:val="23"/>
              <w:szCs w:val="23"/>
            </w:rPr>
          </w:rPrChange>
        </w:rPr>
        <w:t>no deslocamento de pessoas, rapidez e assertividade nos diagnósticos médico</w:t>
      </w:r>
      <w:ins w:id="301" w:author="Charles Cavalcante" w:date="2020-04-28T19:47:00Z">
        <w:r w:rsidR="00570A90">
          <w:t>s</w:t>
        </w:r>
      </w:ins>
      <w:r w:rsidRPr="001763C5">
        <w:rPr>
          <w:rPrChange w:id="302" w:author="Charles Cavalcante" w:date="2020-04-28T19:25:00Z">
            <w:rPr>
              <w:sz w:val="23"/>
              <w:szCs w:val="23"/>
            </w:rPr>
          </w:rPrChange>
        </w:rPr>
        <w:t xml:space="preserve">, seja </w:t>
      </w:r>
      <w:del w:id="303" w:author="Charles Cavalcante" w:date="2020-04-28T19:46:00Z">
        <w:r w:rsidRPr="001763C5" w:rsidDel="00570A90">
          <w:rPr>
            <w:rPrChange w:id="304" w:author="Charles Cavalcante" w:date="2020-04-28T19:25:00Z">
              <w:rPr>
                <w:sz w:val="23"/>
                <w:szCs w:val="23"/>
              </w:rPr>
            </w:rPrChange>
          </w:rPr>
          <w:delText xml:space="preserve">através </w:delText>
        </w:r>
      </w:del>
      <w:ins w:id="305" w:author="Charles Cavalcante" w:date="2020-04-28T19:46:00Z">
        <w:r w:rsidR="00570A90">
          <w:t>por meio</w:t>
        </w:r>
        <w:r w:rsidR="00570A90" w:rsidRPr="001763C5">
          <w:rPr>
            <w:rPrChange w:id="306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307" w:author="Charles Cavalcante" w:date="2020-04-28T19:25:00Z">
            <w:rPr>
              <w:sz w:val="23"/>
              <w:szCs w:val="23"/>
            </w:rPr>
          </w:rPrChange>
        </w:rPr>
        <w:t>de uma consulta marcada, passar em um pronto socorro ou até mesmo realizar exames.</w:t>
      </w:r>
    </w:p>
    <w:p w14:paraId="746FD267" w14:textId="77777777" w:rsidR="00570A90" w:rsidRDefault="00570A90" w:rsidP="00570A90">
      <w:pPr>
        <w:pStyle w:val="Default"/>
        <w:rPr>
          <w:ins w:id="308" w:author="Charles Cavalcante" w:date="2020-04-28T19:44:00Z"/>
        </w:rPr>
      </w:pPr>
    </w:p>
    <w:p w14:paraId="0AF1C619" w14:textId="23C21968" w:rsidR="007625C2" w:rsidRPr="001763C5" w:rsidRDefault="007625C2" w:rsidP="00570A90">
      <w:pPr>
        <w:pStyle w:val="Default"/>
        <w:rPr>
          <w:rPrChange w:id="309" w:author="Charles Cavalcante" w:date="2020-04-28T19:25:00Z">
            <w:rPr>
              <w:sz w:val="23"/>
              <w:szCs w:val="23"/>
            </w:rPr>
          </w:rPrChange>
        </w:rPr>
        <w:pPrChange w:id="310" w:author="Charles Cavalcante" w:date="2020-04-28T19:44:00Z">
          <w:pPr>
            <w:pStyle w:val="Default"/>
            <w:ind w:firstLine="708"/>
          </w:pPr>
        </w:pPrChange>
      </w:pPr>
      <w:r w:rsidRPr="001763C5">
        <w:rPr>
          <w:rPrChange w:id="311" w:author="Charles Cavalcante" w:date="2020-04-28T19:25:00Z">
            <w:rPr>
              <w:sz w:val="23"/>
              <w:szCs w:val="23"/>
            </w:rPr>
          </w:rPrChange>
        </w:rPr>
        <w:t xml:space="preserve">A </w:t>
      </w:r>
      <w:proofErr w:type="spellStart"/>
      <w:r w:rsidR="00F20776" w:rsidRPr="001763C5">
        <w:rPr>
          <w:rPrChange w:id="312" w:author="Charles Cavalcante" w:date="2020-04-28T19:25:00Z">
            <w:rPr>
              <w:sz w:val="23"/>
              <w:szCs w:val="23"/>
            </w:rPr>
          </w:rPrChange>
        </w:rPr>
        <w:t>GoCare</w:t>
      </w:r>
      <w:proofErr w:type="spellEnd"/>
      <w:r w:rsidRPr="001763C5">
        <w:rPr>
          <w:rPrChange w:id="313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314" w:author="Charles Cavalcante" w:date="2020-04-28T19:47:00Z">
        <w:r w:rsidRPr="001763C5" w:rsidDel="00570A90">
          <w:rPr>
            <w:rPrChange w:id="315" w:author="Charles Cavalcante" w:date="2020-04-28T19:25:00Z">
              <w:rPr>
                <w:sz w:val="23"/>
                <w:szCs w:val="23"/>
              </w:rPr>
            </w:rPrChange>
          </w:rPr>
          <w:delText xml:space="preserve">como é chamada </w:delText>
        </w:r>
      </w:del>
      <w:r w:rsidRPr="001763C5">
        <w:rPr>
          <w:rPrChange w:id="316" w:author="Charles Cavalcante" w:date="2020-04-28T19:25:00Z">
            <w:rPr>
              <w:sz w:val="23"/>
              <w:szCs w:val="23"/>
            </w:rPr>
          </w:rPrChange>
        </w:rPr>
        <w:t xml:space="preserve">une o Paciente ao Hospital que mais atende sua necessidade. No primeiro momento será somente para quem possui convênios médicos (Particulares). Assim que o usuário baixar o aplicativo, </w:t>
      </w:r>
      <w:del w:id="317" w:author="Charles Cavalcante" w:date="2020-04-28T19:47:00Z">
        <w:r w:rsidRPr="001763C5" w:rsidDel="00245E3C">
          <w:rPr>
            <w:rPrChange w:id="318" w:author="Charles Cavalcante" w:date="2020-04-28T19:25:00Z">
              <w:rPr>
                <w:sz w:val="23"/>
                <w:szCs w:val="23"/>
              </w:rPr>
            </w:rPrChange>
          </w:rPr>
          <w:delText xml:space="preserve">o mesmo </w:delText>
        </w:r>
      </w:del>
      <w:r w:rsidRPr="001763C5">
        <w:rPr>
          <w:rPrChange w:id="319" w:author="Charles Cavalcante" w:date="2020-04-28T19:25:00Z">
            <w:rPr>
              <w:sz w:val="23"/>
              <w:szCs w:val="23"/>
            </w:rPr>
          </w:rPrChange>
        </w:rPr>
        <w:t xml:space="preserve">inicia o cadastro informando dados pessoais, </w:t>
      </w:r>
      <w:del w:id="320" w:author="Charles Cavalcante" w:date="2020-04-28T19:48:00Z">
        <w:r w:rsidRPr="001763C5" w:rsidDel="00245E3C">
          <w:rPr>
            <w:rPrChange w:id="321" w:author="Charles Cavalcante" w:date="2020-04-28T19:25:00Z">
              <w:rPr>
                <w:sz w:val="23"/>
                <w:szCs w:val="23"/>
              </w:rPr>
            </w:rPrChange>
          </w:rPr>
          <w:delText xml:space="preserve">convenio </w:delText>
        </w:r>
      </w:del>
      <w:ins w:id="322" w:author="Charles Cavalcante" w:date="2020-04-28T19:48:00Z">
        <w:r w:rsidR="00245E3C" w:rsidRPr="001763C5">
          <w:rPr>
            <w:rPrChange w:id="323" w:author="Charles Cavalcante" w:date="2020-04-28T19:25:00Z">
              <w:rPr>
                <w:sz w:val="23"/>
                <w:szCs w:val="23"/>
              </w:rPr>
            </w:rPrChange>
          </w:rPr>
          <w:t>conv</w:t>
        </w:r>
        <w:r w:rsidR="00245E3C">
          <w:t>ê</w:t>
        </w:r>
        <w:r w:rsidR="00245E3C" w:rsidRPr="001763C5">
          <w:rPr>
            <w:rPrChange w:id="324" w:author="Charles Cavalcante" w:date="2020-04-28T19:25:00Z">
              <w:rPr>
                <w:sz w:val="23"/>
                <w:szCs w:val="23"/>
              </w:rPr>
            </w:rPrChange>
          </w:rPr>
          <w:t xml:space="preserve">nio </w:t>
        </w:r>
      </w:ins>
      <w:del w:id="325" w:author="Charles Cavalcante" w:date="2020-04-28T19:48:00Z">
        <w:r w:rsidRPr="001763C5" w:rsidDel="00245E3C">
          <w:rPr>
            <w:rPrChange w:id="326" w:author="Charles Cavalcante" w:date="2020-04-28T19:25:00Z">
              <w:rPr>
                <w:sz w:val="23"/>
                <w:szCs w:val="23"/>
              </w:rPr>
            </w:rPrChange>
          </w:rPr>
          <w:delText>medico</w:delText>
        </w:r>
      </w:del>
      <w:ins w:id="327" w:author="Charles Cavalcante" w:date="2020-04-28T19:48:00Z">
        <w:r w:rsidR="00245E3C" w:rsidRPr="001763C5">
          <w:rPr>
            <w:rPrChange w:id="328" w:author="Charles Cavalcante" w:date="2020-04-28T19:25:00Z">
              <w:rPr>
                <w:sz w:val="23"/>
                <w:szCs w:val="23"/>
              </w:rPr>
            </w:rPrChange>
          </w:rPr>
          <w:t>m</w:t>
        </w:r>
        <w:r w:rsidR="00245E3C">
          <w:t>é</w:t>
        </w:r>
        <w:r w:rsidR="00245E3C" w:rsidRPr="001763C5">
          <w:rPr>
            <w:rPrChange w:id="329" w:author="Charles Cavalcante" w:date="2020-04-28T19:25:00Z">
              <w:rPr>
                <w:sz w:val="23"/>
                <w:szCs w:val="23"/>
              </w:rPr>
            </w:rPrChange>
          </w:rPr>
          <w:t>dico</w:t>
        </w:r>
      </w:ins>
      <w:r w:rsidRPr="001763C5">
        <w:rPr>
          <w:rPrChange w:id="330" w:author="Charles Cavalcante" w:date="2020-04-28T19:25:00Z">
            <w:rPr>
              <w:sz w:val="23"/>
              <w:szCs w:val="23"/>
            </w:rPr>
          </w:rPrChange>
        </w:rPr>
        <w:t>, endereço, histórico de doenças, alergia</w:t>
      </w:r>
      <w:ins w:id="331" w:author="Charles Cavalcante" w:date="2020-04-28T19:48:00Z">
        <w:r w:rsidR="00245E3C">
          <w:t>s</w:t>
        </w:r>
      </w:ins>
      <w:r w:rsidRPr="001763C5">
        <w:rPr>
          <w:rPrChange w:id="332" w:author="Charles Cavalcante" w:date="2020-04-28T19:25:00Z">
            <w:rPr>
              <w:sz w:val="23"/>
              <w:szCs w:val="23"/>
            </w:rPr>
          </w:rPrChange>
        </w:rPr>
        <w:t xml:space="preserve"> a medicamentos entre outr</w:t>
      </w:r>
      <w:ins w:id="333" w:author="Charles Cavalcante" w:date="2020-04-28T19:48:00Z">
        <w:r w:rsidR="00245E3C">
          <w:t>a</w:t>
        </w:r>
      </w:ins>
      <w:del w:id="334" w:author="Charles Cavalcante" w:date="2020-04-28T19:48:00Z">
        <w:r w:rsidRPr="001763C5" w:rsidDel="00245E3C">
          <w:rPr>
            <w:rPrChange w:id="335" w:author="Charles Cavalcante" w:date="2020-04-28T19:25:00Z">
              <w:rPr>
                <w:sz w:val="23"/>
                <w:szCs w:val="23"/>
              </w:rPr>
            </w:rPrChange>
          </w:rPr>
          <w:delText>o</w:delText>
        </w:r>
      </w:del>
      <w:r w:rsidRPr="001763C5">
        <w:rPr>
          <w:rPrChange w:id="336" w:author="Charles Cavalcante" w:date="2020-04-28T19:25:00Z">
            <w:rPr>
              <w:sz w:val="23"/>
              <w:szCs w:val="23"/>
            </w:rPr>
          </w:rPrChange>
        </w:rPr>
        <w:t>s</w:t>
      </w:r>
      <w:ins w:id="337" w:author="Charles Cavalcante" w:date="2020-04-28T19:48:00Z">
        <w:r w:rsidR="00245E3C">
          <w:t xml:space="preserve"> informações</w:t>
        </w:r>
      </w:ins>
      <w:del w:id="338" w:author="Charles Cavalcante" w:date="2020-04-28T19:48:00Z">
        <w:r w:rsidRPr="001763C5" w:rsidDel="00245E3C">
          <w:rPr>
            <w:rPrChange w:id="339" w:author="Charles Cavalcante" w:date="2020-04-28T19:25:00Z">
              <w:rPr>
                <w:sz w:val="23"/>
                <w:szCs w:val="23"/>
              </w:rPr>
            </w:rPrChange>
          </w:rPr>
          <w:delText>..</w:delText>
        </w:r>
      </w:del>
      <w:r w:rsidRPr="001763C5">
        <w:rPr>
          <w:rPrChange w:id="340" w:author="Charles Cavalcante" w:date="2020-04-28T19:25:00Z">
            <w:rPr>
              <w:sz w:val="23"/>
              <w:szCs w:val="23"/>
            </w:rPr>
          </w:rPrChange>
        </w:rPr>
        <w:t>.</w:t>
      </w:r>
    </w:p>
    <w:p w14:paraId="535EAACD" w14:textId="77777777" w:rsidR="00570A90" w:rsidRDefault="00570A90" w:rsidP="00570A90">
      <w:pPr>
        <w:pStyle w:val="Default"/>
        <w:rPr>
          <w:ins w:id="341" w:author="Charles Cavalcante" w:date="2020-04-28T19:44:00Z"/>
        </w:rPr>
      </w:pPr>
    </w:p>
    <w:p w14:paraId="78496C65" w14:textId="0DEAA1D3" w:rsidR="007625C2" w:rsidRPr="001763C5" w:rsidRDefault="007625C2" w:rsidP="00570A90">
      <w:pPr>
        <w:pStyle w:val="Default"/>
        <w:rPr>
          <w:rPrChange w:id="342" w:author="Charles Cavalcante" w:date="2020-04-28T19:25:00Z">
            <w:rPr>
              <w:sz w:val="23"/>
              <w:szCs w:val="23"/>
            </w:rPr>
          </w:rPrChange>
        </w:rPr>
        <w:pPrChange w:id="343" w:author="Charles Cavalcante" w:date="2020-04-28T19:44:00Z">
          <w:pPr>
            <w:pStyle w:val="Default"/>
            <w:ind w:firstLine="708"/>
          </w:pPr>
        </w:pPrChange>
      </w:pPr>
      <w:r w:rsidRPr="001763C5">
        <w:rPr>
          <w:rPrChange w:id="344" w:author="Charles Cavalcante" w:date="2020-04-28T19:25:00Z">
            <w:rPr>
              <w:sz w:val="23"/>
              <w:szCs w:val="23"/>
            </w:rPr>
          </w:rPrChange>
        </w:rPr>
        <w:t xml:space="preserve">No momento em que necessita </w:t>
      </w:r>
      <w:del w:id="345" w:author="Charles Cavalcante" w:date="2020-04-28T19:48:00Z">
        <w:r w:rsidRPr="001763C5" w:rsidDel="00245E3C">
          <w:rPr>
            <w:rPrChange w:id="346" w:author="Charles Cavalcante" w:date="2020-04-28T19:25:00Z">
              <w:rPr>
                <w:sz w:val="23"/>
                <w:szCs w:val="23"/>
              </w:rPr>
            </w:rPrChange>
          </w:rPr>
          <w:delText>de i</w:delText>
        </w:r>
      </w:del>
      <w:ins w:id="347" w:author="Charles Cavalcante" w:date="2020-04-28T19:48:00Z">
        <w:r w:rsidR="00245E3C">
          <w:t>deslocamento</w:t>
        </w:r>
      </w:ins>
      <w:del w:id="348" w:author="Charles Cavalcante" w:date="2020-04-28T19:48:00Z">
        <w:r w:rsidRPr="001763C5" w:rsidDel="00245E3C">
          <w:rPr>
            <w:rPrChange w:id="349" w:author="Charles Cavalcante" w:date="2020-04-28T19:25:00Z">
              <w:rPr>
                <w:sz w:val="23"/>
                <w:szCs w:val="23"/>
              </w:rPr>
            </w:rPrChange>
          </w:rPr>
          <w:delText>r</w:delText>
        </w:r>
      </w:del>
      <w:del w:id="350" w:author="Charles Cavalcante" w:date="2020-04-28T19:49:00Z">
        <w:r w:rsidRPr="001763C5" w:rsidDel="00245E3C">
          <w:rPr>
            <w:rPrChange w:id="351" w:author="Charles Cavalcante" w:date="2020-04-28T19:25:00Z">
              <w:rPr>
                <w:sz w:val="23"/>
                <w:szCs w:val="23"/>
              </w:rPr>
            </w:rPrChange>
          </w:rPr>
          <w:delText xml:space="preserve"> a um pronto socorro</w:delText>
        </w:r>
      </w:del>
      <w:r w:rsidRPr="001763C5">
        <w:rPr>
          <w:rPrChange w:id="352" w:author="Charles Cavalcante" w:date="2020-04-28T19:25:00Z">
            <w:rPr>
              <w:sz w:val="23"/>
              <w:szCs w:val="23"/>
            </w:rPr>
          </w:rPrChange>
        </w:rPr>
        <w:t>, o usuário abrirá o aplicativo e selecionará o serviço que necessita, a exemplo o PRONTO SOCORRO (PS), com isso através do BIGDATA com parcerias aos hospitais e convênios teremos o retorno no aplicativo (</w:t>
      </w:r>
      <w:del w:id="353" w:author="Charles Cavalcante" w:date="2020-04-28T19:49:00Z">
        <w:r w:rsidRPr="001763C5" w:rsidDel="00245E3C">
          <w:rPr>
            <w:rPrChange w:id="354" w:author="Charles Cavalcante" w:date="2020-04-28T19:25:00Z">
              <w:rPr>
                <w:sz w:val="23"/>
                <w:szCs w:val="23"/>
              </w:rPr>
            </w:rPrChange>
          </w:rPr>
          <w:delText xml:space="preserve">através </w:delText>
        </w:r>
      </w:del>
      <w:ins w:id="355" w:author="Charles Cavalcante" w:date="2020-04-28T19:49:00Z">
        <w:r w:rsidR="00245E3C">
          <w:t>por meio</w:t>
        </w:r>
        <w:r w:rsidR="00245E3C" w:rsidRPr="001763C5">
          <w:rPr>
            <w:rPrChange w:id="356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357" w:author="Charles Cavalcante" w:date="2020-04-28T19:25:00Z">
            <w:rPr>
              <w:sz w:val="23"/>
              <w:szCs w:val="23"/>
            </w:rPr>
          </w:rPrChange>
        </w:rPr>
        <w:t xml:space="preserve">de API) informando qual hospital mais próximo do local onde o paciente está (utilizando </w:t>
      </w:r>
      <w:del w:id="358" w:author="Charles Cavalcante" w:date="2020-04-28T19:49:00Z">
        <w:r w:rsidRPr="001763C5" w:rsidDel="00245E3C">
          <w:rPr>
            <w:rPrChange w:id="359" w:author="Charles Cavalcante" w:date="2020-04-28T19:25:00Z">
              <w:rPr>
                <w:sz w:val="23"/>
                <w:szCs w:val="23"/>
              </w:rPr>
            </w:rPrChange>
          </w:rPr>
          <w:delText>GPS</w:delText>
        </w:r>
      </w:del>
      <w:ins w:id="360" w:author="Charles Cavalcante" w:date="2020-04-28T19:49:00Z">
        <w:r w:rsidR="00245E3C">
          <w:t>geolocalização</w:t>
        </w:r>
      </w:ins>
      <w:r w:rsidRPr="001763C5">
        <w:rPr>
          <w:rPrChange w:id="361" w:author="Charles Cavalcante" w:date="2020-04-28T19:25:00Z">
            <w:rPr>
              <w:sz w:val="23"/>
              <w:szCs w:val="23"/>
            </w:rPr>
          </w:rPrChange>
        </w:rPr>
        <w:t>) e o menor tempo de espera nos Pronto Socorro</w:t>
      </w:r>
      <w:ins w:id="362" w:author="Charles Cavalcante" w:date="2020-04-28T19:49:00Z">
        <w:r w:rsidR="00245E3C">
          <w:t>s</w:t>
        </w:r>
      </w:ins>
      <w:r w:rsidRPr="001763C5">
        <w:rPr>
          <w:rPrChange w:id="363" w:author="Charles Cavalcante" w:date="2020-04-28T19:25:00Z">
            <w:rPr>
              <w:sz w:val="23"/>
              <w:szCs w:val="23"/>
            </w:rPr>
          </w:rPrChange>
        </w:rPr>
        <w:t xml:space="preserve">. Assim que o usuário aceitar, um carro credenciado </w:t>
      </w:r>
      <w:del w:id="364" w:author="Charles Cavalcante" w:date="2020-04-28T19:50:00Z">
        <w:r w:rsidRPr="001763C5" w:rsidDel="00245E3C">
          <w:rPr>
            <w:rPrChange w:id="365" w:author="Charles Cavalcante" w:date="2020-04-28T19:25:00Z">
              <w:rPr>
                <w:sz w:val="23"/>
                <w:szCs w:val="23"/>
              </w:rPr>
            </w:rPrChange>
          </w:rPr>
          <w:delText xml:space="preserve">à </w:delText>
        </w:r>
      </w:del>
      <w:proofErr w:type="spellStart"/>
      <w:r w:rsidR="00F20776" w:rsidRPr="001763C5">
        <w:rPr>
          <w:rPrChange w:id="366" w:author="Charles Cavalcante" w:date="2020-04-28T19:25:00Z">
            <w:rPr>
              <w:sz w:val="23"/>
              <w:szCs w:val="23"/>
            </w:rPr>
          </w:rPrChange>
        </w:rPr>
        <w:t>GoCare</w:t>
      </w:r>
      <w:proofErr w:type="spellEnd"/>
      <w:r w:rsidRPr="001763C5">
        <w:rPr>
          <w:rPrChange w:id="367" w:author="Charles Cavalcante" w:date="2020-04-28T19:25:00Z">
            <w:rPr>
              <w:sz w:val="23"/>
              <w:szCs w:val="23"/>
            </w:rPr>
          </w:rPrChange>
        </w:rPr>
        <w:t xml:space="preserve"> irá buscar o paciente e </w:t>
      </w:r>
      <w:del w:id="368" w:author="Charles Cavalcante" w:date="2020-04-28T19:50:00Z">
        <w:r w:rsidRPr="001763C5" w:rsidDel="00245E3C">
          <w:rPr>
            <w:rPrChange w:id="369" w:author="Charles Cavalcante" w:date="2020-04-28T19:25:00Z">
              <w:rPr>
                <w:sz w:val="23"/>
                <w:szCs w:val="23"/>
              </w:rPr>
            </w:rPrChange>
          </w:rPr>
          <w:delText>leva</w:delText>
        </w:r>
      </w:del>
      <w:ins w:id="370" w:author="Charles Cavalcante" w:date="2020-04-28T19:50:00Z">
        <w:r w:rsidR="00245E3C" w:rsidRPr="001763C5">
          <w:rPr>
            <w:rPrChange w:id="371" w:author="Charles Cavalcante" w:date="2020-04-28T19:25:00Z">
              <w:rPr>
                <w:sz w:val="23"/>
                <w:szCs w:val="23"/>
              </w:rPr>
            </w:rPrChange>
          </w:rPr>
          <w:t>lev</w:t>
        </w:r>
        <w:r w:rsidR="00245E3C">
          <w:t>á</w:t>
        </w:r>
      </w:ins>
      <w:r w:rsidRPr="001763C5">
        <w:rPr>
          <w:rPrChange w:id="372" w:author="Charles Cavalcante" w:date="2020-04-28T19:25:00Z">
            <w:rPr>
              <w:sz w:val="23"/>
              <w:szCs w:val="23"/>
            </w:rPr>
          </w:rPrChange>
        </w:rPr>
        <w:t>-lo até o hospital escolhido</w:t>
      </w:r>
      <w:del w:id="373" w:author="Charles Cavalcante" w:date="2020-04-28T19:50:00Z">
        <w:r w:rsidRPr="001763C5" w:rsidDel="00245E3C">
          <w:rPr>
            <w:rPrChange w:id="374" w:author="Charles Cavalcante" w:date="2020-04-28T19:25:00Z">
              <w:rPr>
                <w:sz w:val="23"/>
                <w:szCs w:val="23"/>
              </w:rPr>
            </w:rPrChange>
          </w:rPr>
          <w:delText xml:space="preserve"> pelo paciente</w:delText>
        </w:r>
      </w:del>
      <w:r w:rsidRPr="001763C5">
        <w:rPr>
          <w:rPrChange w:id="375" w:author="Charles Cavalcante" w:date="2020-04-28T19:25:00Z">
            <w:rPr>
              <w:sz w:val="23"/>
              <w:szCs w:val="23"/>
            </w:rPr>
          </w:rPrChange>
        </w:rPr>
        <w:t>.</w:t>
      </w:r>
    </w:p>
    <w:p w14:paraId="247C0F84" w14:textId="77777777" w:rsidR="00570A90" w:rsidRDefault="00570A90" w:rsidP="00570A90">
      <w:pPr>
        <w:pStyle w:val="Default"/>
        <w:rPr>
          <w:ins w:id="376" w:author="Charles Cavalcante" w:date="2020-04-28T19:44:00Z"/>
        </w:rPr>
      </w:pPr>
    </w:p>
    <w:p w14:paraId="58E14AE0" w14:textId="1F38E8BA" w:rsidR="007625C2" w:rsidRPr="001763C5" w:rsidRDefault="007625C2" w:rsidP="00570A90">
      <w:pPr>
        <w:pStyle w:val="Default"/>
        <w:rPr>
          <w:rPrChange w:id="377" w:author="Charles Cavalcante" w:date="2020-04-28T19:25:00Z">
            <w:rPr>
              <w:sz w:val="23"/>
              <w:szCs w:val="23"/>
            </w:rPr>
          </w:rPrChange>
        </w:rPr>
        <w:pPrChange w:id="378" w:author="Charles Cavalcante" w:date="2020-04-28T19:44:00Z">
          <w:pPr>
            <w:pStyle w:val="Default"/>
            <w:ind w:firstLine="708"/>
          </w:pPr>
        </w:pPrChange>
      </w:pPr>
      <w:r w:rsidRPr="001763C5">
        <w:rPr>
          <w:rPrChange w:id="379" w:author="Charles Cavalcante" w:date="2020-04-28T19:25:00Z">
            <w:rPr>
              <w:sz w:val="23"/>
              <w:szCs w:val="23"/>
            </w:rPr>
          </w:rPrChange>
        </w:rPr>
        <w:t xml:space="preserve">Assim que o motorista iniciar a corrida, </w:t>
      </w:r>
      <w:del w:id="380" w:author="Charles Cavalcante" w:date="2020-04-28T19:50:00Z">
        <w:r w:rsidRPr="001763C5" w:rsidDel="00245E3C">
          <w:rPr>
            <w:rPrChange w:id="381" w:author="Charles Cavalcante" w:date="2020-04-28T19:25:00Z">
              <w:rPr>
                <w:sz w:val="23"/>
                <w:szCs w:val="23"/>
              </w:rPr>
            </w:rPrChange>
          </w:rPr>
          <w:delText xml:space="preserve">será </w:delText>
        </w:r>
      </w:del>
      <w:ins w:id="382" w:author="Charles Cavalcante" w:date="2020-04-28T19:50:00Z">
        <w:r w:rsidR="00245E3C" w:rsidRPr="001763C5">
          <w:rPr>
            <w:rPrChange w:id="383" w:author="Charles Cavalcante" w:date="2020-04-28T19:25:00Z">
              <w:rPr>
                <w:sz w:val="23"/>
                <w:szCs w:val="23"/>
              </w:rPr>
            </w:rPrChange>
          </w:rPr>
          <w:t>ser</w:t>
        </w:r>
        <w:r w:rsidR="00245E3C">
          <w:t>ão</w:t>
        </w:r>
        <w:r w:rsidR="00245E3C" w:rsidRPr="001763C5">
          <w:rPr>
            <w:rPrChange w:id="384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385" w:author="Charles Cavalcante" w:date="2020-04-28T19:25:00Z">
            <w:rPr>
              <w:sz w:val="23"/>
              <w:szCs w:val="23"/>
            </w:rPr>
          </w:rPrChange>
        </w:rPr>
        <w:t>enviad</w:t>
      </w:r>
      <w:ins w:id="386" w:author="Charles Cavalcante" w:date="2020-04-28T19:50:00Z">
        <w:r w:rsidR="00245E3C">
          <w:t>as</w:t>
        </w:r>
      </w:ins>
      <w:del w:id="387" w:author="Charles Cavalcante" w:date="2020-04-28T19:50:00Z">
        <w:r w:rsidRPr="001763C5" w:rsidDel="00245E3C">
          <w:rPr>
            <w:rPrChange w:id="388" w:author="Charles Cavalcante" w:date="2020-04-28T19:25:00Z">
              <w:rPr>
                <w:sz w:val="23"/>
                <w:szCs w:val="23"/>
              </w:rPr>
            </w:rPrChange>
          </w:rPr>
          <w:delText>o</w:delText>
        </w:r>
      </w:del>
      <w:r w:rsidRPr="001763C5">
        <w:rPr>
          <w:rPrChange w:id="389" w:author="Charles Cavalcante" w:date="2020-04-28T19:25:00Z">
            <w:rPr>
              <w:sz w:val="23"/>
              <w:szCs w:val="23"/>
            </w:rPr>
          </w:rPrChange>
        </w:rPr>
        <w:t xml:space="preserve"> as informações ao hospital </w:t>
      </w:r>
      <w:del w:id="390" w:author="Charles Cavalcante" w:date="2020-04-28T19:50:00Z">
        <w:r w:rsidRPr="001763C5" w:rsidDel="00245E3C">
          <w:rPr>
            <w:rPrChange w:id="391" w:author="Charles Cavalcante" w:date="2020-04-28T19:25:00Z">
              <w:rPr>
                <w:sz w:val="23"/>
                <w:szCs w:val="23"/>
              </w:rPr>
            </w:rPrChange>
          </w:rPr>
          <w:delText xml:space="preserve">de </w:delText>
        </w:r>
      </w:del>
      <w:r w:rsidRPr="001763C5">
        <w:rPr>
          <w:rPrChange w:id="392" w:author="Charles Cavalcante" w:date="2020-04-28T19:25:00Z">
            <w:rPr>
              <w:sz w:val="23"/>
              <w:szCs w:val="23"/>
            </w:rPr>
          </w:rPrChange>
        </w:rPr>
        <w:t xml:space="preserve">que o paciente </w:t>
      </w:r>
      <w:r w:rsidR="00DB47FF" w:rsidRPr="001763C5">
        <w:rPr>
          <w:rPrChange w:id="393" w:author="Charles Cavalcante" w:date="2020-04-28T19:25:00Z">
            <w:rPr>
              <w:sz w:val="23"/>
              <w:szCs w:val="23"/>
            </w:rPr>
          </w:rPrChange>
        </w:rPr>
        <w:t>está</w:t>
      </w:r>
      <w:r w:rsidRPr="001763C5">
        <w:rPr>
          <w:rPrChange w:id="394" w:author="Charles Cavalcante" w:date="2020-04-28T19:25:00Z">
            <w:rPr>
              <w:sz w:val="23"/>
              <w:szCs w:val="23"/>
            </w:rPr>
          </w:rPrChange>
        </w:rPr>
        <w:t xml:space="preserve"> a caminho, o tempo estimado de chegada e até mesmo informações sobre medicamentos</w:t>
      </w:r>
      <w:ins w:id="395" w:author="Charles Cavalcante" w:date="2020-04-28T19:50:00Z">
        <w:r w:rsidR="00245E3C">
          <w:t>,</w:t>
        </w:r>
      </w:ins>
      <w:r w:rsidRPr="001763C5">
        <w:rPr>
          <w:rPrChange w:id="396" w:author="Charles Cavalcante" w:date="2020-04-28T19:25:00Z">
            <w:rPr>
              <w:sz w:val="23"/>
              <w:szCs w:val="23"/>
            </w:rPr>
          </w:rPrChange>
        </w:rPr>
        <w:t xml:space="preserve"> como por exemplo a consulta em redes de farmácias.</w:t>
      </w:r>
      <w:r w:rsidR="00DB47FF" w:rsidRPr="001763C5">
        <w:rPr>
          <w:rPrChange w:id="397" w:author="Charles Cavalcante" w:date="2020-04-28T19:25:00Z">
            <w:rPr>
              <w:sz w:val="23"/>
              <w:szCs w:val="23"/>
            </w:rPr>
          </w:rPrChange>
        </w:rPr>
        <w:t xml:space="preserve"> </w:t>
      </w:r>
      <w:r w:rsidRPr="001763C5">
        <w:rPr>
          <w:rPrChange w:id="398" w:author="Charles Cavalcante" w:date="2020-04-28T19:25:00Z">
            <w:rPr>
              <w:sz w:val="23"/>
              <w:szCs w:val="23"/>
            </w:rPr>
          </w:rPrChange>
        </w:rPr>
        <w:t>O hospital por sua vez terá a</w:t>
      </w:r>
      <w:ins w:id="399" w:author="Charles Cavalcante" w:date="2020-04-28T19:51:00Z">
        <w:r w:rsidR="00245E3C">
          <w:t>s</w:t>
        </w:r>
      </w:ins>
      <w:r w:rsidRPr="001763C5">
        <w:rPr>
          <w:rPrChange w:id="400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401" w:author="Charles Cavalcante" w:date="2020-04-28T19:51:00Z">
        <w:r w:rsidRPr="001763C5" w:rsidDel="00245E3C">
          <w:rPr>
            <w:rPrChange w:id="402" w:author="Charles Cavalcante" w:date="2020-04-28T19:25:00Z">
              <w:rPr>
                <w:sz w:val="23"/>
                <w:szCs w:val="23"/>
              </w:rPr>
            </w:rPrChange>
          </w:rPr>
          <w:delText xml:space="preserve">informação </w:delText>
        </w:r>
      </w:del>
      <w:ins w:id="403" w:author="Charles Cavalcante" w:date="2020-04-28T19:51:00Z">
        <w:r w:rsidR="00245E3C" w:rsidRPr="001763C5">
          <w:rPr>
            <w:rPrChange w:id="404" w:author="Charles Cavalcante" w:date="2020-04-28T19:25:00Z">
              <w:rPr>
                <w:sz w:val="23"/>
                <w:szCs w:val="23"/>
              </w:rPr>
            </w:rPrChange>
          </w:rPr>
          <w:t>informaç</w:t>
        </w:r>
        <w:r w:rsidR="00245E3C">
          <w:t>ões</w:t>
        </w:r>
        <w:r w:rsidR="00245E3C" w:rsidRPr="001763C5">
          <w:rPr>
            <w:rPrChange w:id="405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del w:id="406" w:author="Charles Cavalcante" w:date="2020-04-28T19:51:00Z">
        <w:r w:rsidRPr="001763C5" w:rsidDel="00245E3C">
          <w:rPr>
            <w:rPrChange w:id="407" w:author="Charles Cavalcante" w:date="2020-04-28T19:25:00Z">
              <w:rPr>
                <w:sz w:val="23"/>
                <w:szCs w:val="23"/>
              </w:rPr>
            </w:rPrChange>
          </w:rPr>
          <w:delText xml:space="preserve">que </w:delText>
        </w:r>
      </w:del>
      <w:ins w:id="408" w:author="Charles Cavalcante" w:date="2020-04-28T19:51:00Z">
        <w:r w:rsidR="00245E3C">
          <w:t>d</w:t>
        </w:r>
      </w:ins>
      <w:r w:rsidRPr="001763C5">
        <w:rPr>
          <w:rPrChange w:id="409" w:author="Charles Cavalcante" w:date="2020-04-28T19:25:00Z">
            <w:rPr>
              <w:sz w:val="23"/>
              <w:szCs w:val="23"/>
            </w:rPr>
          </w:rPrChange>
        </w:rPr>
        <w:t xml:space="preserve">o paciente </w:t>
      </w:r>
      <w:ins w:id="410" w:author="Charles Cavalcante" w:date="2020-04-28T19:51:00Z">
        <w:r w:rsidR="00245E3C">
          <w:t xml:space="preserve">que </w:t>
        </w:r>
      </w:ins>
      <w:r w:rsidRPr="001763C5">
        <w:rPr>
          <w:rPrChange w:id="411" w:author="Charles Cavalcante" w:date="2020-04-28T19:25:00Z">
            <w:rPr>
              <w:sz w:val="23"/>
              <w:szCs w:val="23"/>
            </w:rPr>
          </w:rPrChange>
        </w:rPr>
        <w:t>está a caminho e o tempo estimado de chegada</w:t>
      </w:r>
      <w:del w:id="412" w:author="Charles Cavalcante" w:date="2020-04-28T19:51:00Z">
        <w:r w:rsidRPr="001763C5" w:rsidDel="00245E3C">
          <w:rPr>
            <w:rPrChange w:id="413" w:author="Charles Cavalcante" w:date="2020-04-28T19:25:00Z">
              <w:rPr>
                <w:sz w:val="23"/>
                <w:szCs w:val="23"/>
              </w:rPr>
            </w:rPrChange>
          </w:rPr>
          <w:delText xml:space="preserve"> do mesmo</w:delText>
        </w:r>
      </w:del>
      <w:r w:rsidRPr="001763C5">
        <w:rPr>
          <w:rPrChange w:id="414" w:author="Charles Cavalcante" w:date="2020-04-28T19:25:00Z">
            <w:rPr>
              <w:sz w:val="23"/>
              <w:szCs w:val="23"/>
            </w:rPr>
          </w:rPrChange>
        </w:rPr>
        <w:t xml:space="preserve">, assim com sistemas integrados poderá adiantar todo tramite de ficha na recepção com intuito de agilizar a triagem e até mesmo </w:t>
      </w:r>
      <w:del w:id="415" w:author="Charles Cavalcante" w:date="2020-04-28T19:51:00Z">
        <w:r w:rsidRPr="001763C5" w:rsidDel="00245E3C">
          <w:rPr>
            <w:rPrChange w:id="416" w:author="Charles Cavalcante" w:date="2020-04-28T19:25:00Z">
              <w:rPr>
                <w:sz w:val="23"/>
                <w:szCs w:val="23"/>
              </w:rPr>
            </w:rPrChange>
          </w:rPr>
          <w:delText xml:space="preserve">informação </w:delText>
        </w:r>
      </w:del>
      <w:ins w:id="417" w:author="Charles Cavalcante" w:date="2020-04-28T19:51:00Z">
        <w:r w:rsidR="00245E3C" w:rsidRPr="001763C5">
          <w:rPr>
            <w:rPrChange w:id="418" w:author="Charles Cavalcante" w:date="2020-04-28T19:25:00Z">
              <w:rPr>
                <w:sz w:val="23"/>
                <w:szCs w:val="23"/>
              </w:rPr>
            </w:rPrChange>
          </w:rPr>
          <w:t>informaç</w:t>
        </w:r>
        <w:r w:rsidR="00245E3C">
          <w:t>ões</w:t>
        </w:r>
        <w:r w:rsidR="00245E3C" w:rsidRPr="001763C5">
          <w:rPr>
            <w:rPrChange w:id="419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420" w:author="Charles Cavalcante" w:date="2020-04-28T19:25:00Z">
            <w:rPr>
              <w:sz w:val="23"/>
              <w:szCs w:val="23"/>
            </w:rPr>
          </w:rPrChange>
        </w:rPr>
        <w:t>importante</w:t>
      </w:r>
      <w:ins w:id="421" w:author="Charles Cavalcante" w:date="2020-04-28T19:51:00Z">
        <w:r w:rsidR="00245E3C">
          <w:t>s</w:t>
        </w:r>
      </w:ins>
      <w:r w:rsidRPr="001763C5">
        <w:rPr>
          <w:rPrChange w:id="422" w:author="Charles Cavalcante" w:date="2020-04-28T19:25:00Z">
            <w:rPr>
              <w:sz w:val="23"/>
              <w:szCs w:val="23"/>
            </w:rPr>
          </w:rPrChange>
        </w:rPr>
        <w:t xml:space="preserve"> ao médico, bastando somente a </w:t>
      </w:r>
      <w:del w:id="423" w:author="Charles Cavalcante" w:date="2020-04-28T19:52:00Z">
        <w:r w:rsidRPr="001763C5" w:rsidDel="00245E3C">
          <w:rPr>
            <w:rPrChange w:id="424" w:author="Charles Cavalcante" w:date="2020-04-28T19:25:00Z">
              <w:rPr>
                <w:sz w:val="23"/>
                <w:szCs w:val="23"/>
              </w:rPr>
            </w:rPrChange>
          </w:rPr>
          <w:delText xml:space="preserve">conferencia </w:delText>
        </w:r>
      </w:del>
      <w:ins w:id="425" w:author="Charles Cavalcante" w:date="2020-04-28T19:52:00Z">
        <w:r w:rsidR="00245E3C" w:rsidRPr="001763C5">
          <w:rPr>
            <w:rPrChange w:id="426" w:author="Charles Cavalcante" w:date="2020-04-28T19:25:00Z">
              <w:rPr>
                <w:sz w:val="23"/>
                <w:szCs w:val="23"/>
              </w:rPr>
            </w:rPrChange>
          </w:rPr>
          <w:t>confer</w:t>
        </w:r>
        <w:r w:rsidR="00245E3C">
          <w:t>ê</w:t>
        </w:r>
        <w:r w:rsidR="00245E3C" w:rsidRPr="001763C5">
          <w:rPr>
            <w:rPrChange w:id="427" w:author="Charles Cavalcante" w:date="2020-04-28T19:25:00Z">
              <w:rPr>
                <w:sz w:val="23"/>
                <w:szCs w:val="23"/>
              </w:rPr>
            </w:rPrChange>
          </w:rPr>
          <w:t xml:space="preserve">ncia </w:t>
        </w:r>
      </w:ins>
      <w:r w:rsidRPr="001763C5">
        <w:rPr>
          <w:rPrChange w:id="428" w:author="Charles Cavalcante" w:date="2020-04-28T19:25:00Z">
            <w:rPr>
              <w:sz w:val="23"/>
              <w:szCs w:val="23"/>
            </w:rPr>
          </w:rPrChange>
        </w:rPr>
        <w:t>dos dados e assinatura do paciente, que futuramente poderá ser realizada digitalmente.</w:t>
      </w:r>
    </w:p>
    <w:p w14:paraId="35A6C3A2" w14:textId="77777777" w:rsidR="00570A90" w:rsidRDefault="00570A90" w:rsidP="00570A90">
      <w:pPr>
        <w:pStyle w:val="Default"/>
        <w:rPr>
          <w:ins w:id="429" w:author="Charles Cavalcante" w:date="2020-04-28T19:44:00Z"/>
        </w:rPr>
      </w:pPr>
    </w:p>
    <w:p w14:paraId="5602566E" w14:textId="014082C7" w:rsidR="007625C2" w:rsidRPr="001763C5" w:rsidRDefault="007625C2" w:rsidP="00570A90">
      <w:pPr>
        <w:pStyle w:val="Default"/>
        <w:rPr>
          <w:rPrChange w:id="430" w:author="Charles Cavalcante" w:date="2020-04-28T19:25:00Z">
            <w:rPr>
              <w:sz w:val="23"/>
              <w:szCs w:val="23"/>
            </w:rPr>
          </w:rPrChange>
        </w:rPr>
        <w:pPrChange w:id="431" w:author="Charles Cavalcante" w:date="2020-04-28T19:44:00Z">
          <w:pPr>
            <w:pStyle w:val="Default"/>
            <w:ind w:firstLine="708"/>
          </w:pPr>
        </w:pPrChange>
      </w:pPr>
      <w:r w:rsidRPr="001763C5">
        <w:rPr>
          <w:rPrChange w:id="432" w:author="Charles Cavalcante" w:date="2020-04-28T19:25:00Z">
            <w:rPr>
              <w:sz w:val="23"/>
              <w:szCs w:val="23"/>
            </w:rPr>
          </w:rPrChange>
        </w:rPr>
        <w:t xml:space="preserve">Após algum tempo de utilização e melhorias no processo, temos a intenção de </w:t>
      </w:r>
      <w:del w:id="433" w:author="Charles Cavalcante" w:date="2020-04-28T19:52:00Z">
        <w:r w:rsidRPr="001763C5" w:rsidDel="00245E3C">
          <w:rPr>
            <w:rPrChange w:id="434" w:author="Charles Cavalcante" w:date="2020-04-28T19:25:00Z">
              <w:rPr>
                <w:sz w:val="23"/>
                <w:szCs w:val="23"/>
              </w:rPr>
            </w:rPrChange>
          </w:rPr>
          <w:delText xml:space="preserve">adquirir </w:delText>
        </w:r>
      </w:del>
      <w:ins w:id="435" w:author="Charles Cavalcante" w:date="2020-04-28T19:52:00Z">
        <w:r w:rsidR="00245E3C">
          <w:t>iniciar</w:t>
        </w:r>
        <w:r w:rsidR="00245E3C" w:rsidRPr="001763C5">
          <w:rPr>
            <w:rPrChange w:id="436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437" w:author="Charles Cavalcante" w:date="2020-04-28T19:25:00Z">
            <w:rPr>
              <w:sz w:val="23"/>
              <w:szCs w:val="23"/>
            </w:rPr>
          </w:rPrChange>
        </w:rPr>
        <w:t>parceria</w:t>
      </w:r>
      <w:ins w:id="438" w:author="Charles Cavalcante" w:date="2020-04-28T19:52:00Z">
        <w:r w:rsidR="00245E3C">
          <w:t>s</w:t>
        </w:r>
      </w:ins>
      <w:r w:rsidRPr="001763C5">
        <w:rPr>
          <w:rPrChange w:id="439" w:author="Charles Cavalcante" w:date="2020-04-28T19:25:00Z">
            <w:rPr>
              <w:sz w:val="23"/>
              <w:szCs w:val="23"/>
            </w:rPr>
          </w:rPrChange>
        </w:rPr>
        <w:t xml:space="preserve"> com as farmácias e laboratórios, pois </w:t>
      </w:r>
      <w:del w:id="440" w:author="Charles Cavalcante" w:date="2020-04-28T19:52:00Z">
        <w:r w:rsidRPr="001763C5" w:rsidDel="00245E3C">
          <w:rPr>
            <w:rPrChange w:id="441" w:author="Charles Cavalcante" w:date="2020-04-28T19:25:00Z">
              <w:rPr>
                <w:sz w:val="23"/>
                <w:szCs w:val="23"/>
              </w:rPr>
            </w:rPrChange>
          </w:rPr>
          <w:delText xml:space="preserve">através </w:delText>
        </w:r>
      </w:del>
      <w:ins w:id="442" w:author="Charles Cavalcante" w:date="2020-04-28T19:52:00Z">
        <w:r w:rsidR="00245E3C">
          <w:t xml:space="preserve">com </w:t>
        </w:r>
      </w:ins>
      <w:del w:id="443" w:author="Charles Cavalcante" w:date="2020-04-28T19:52:00Z">
        <w:r w:rsidRPr="001763C5" w:rsidDel="00245E3C">
          <w:rPr>
            <w:rPrChange w:id="444" w:author="Charles Cavalcante" w:date="2020-04-28T19:25:00Z">
              <w:rPr>
                <w:sz w:val="23"/>
                <w:szCs w:val="23"/>
              </w:rPr>
            </w:rPrChange>
          </w:rPr>
          <w:delText>d</w:delText>
        </w:r>
      </w:del>
      <w:r w:rsidRPr="001763C5">
        <w:rPr>
          <w:rPrChange w:id="445" w:author="Charles Cavalcante" w:date="2020-04-28T19:25:00Z">
            <w:rPr>
              <w:sz w:val="23"/>
              <w:szCs w:val="23"/>
            </w:rPr>
          </w:rPrChange>
        </w:rPr>
        <w:t xml:space="preserve">o CPF do paciente que é informado no momento da aquisição de remédios e a frequência com que isso ocorre, incluiremos essa informação também para que durante o trajeto do paciente até o hospital, o médico </w:t>
      </w:r>
      <w:del w:id="446" w:author="Charles Cavalcante" w:date="2020-04-28T19:53:00Z">
        <w:r w:rsidRPr="001763C5" w:rsidDel="00245E3C">
          <w:rPr>
            <w:rPrChange w:id="447" w:author="Charles Cavalcante" w:date="2020-04-28T19:25:00Z">
              <w:rPr>
                <w:sz w:val="23"/>
                <w:szCs w:val="23"/>
              </w:rPr>
            </w:rPrChange>
          </w:rPr>
          <w:delText xml:space="preserve">já </w:delText>
        </w:r>
      </w:del>
      <w:r w:rsidRPr="001763C5">
        <w:rPr>
          <w:rPrChange w:id="448" w:author="Charles Cavalcante" w:date="2020-04-28T19:25:00Z">
            <w:rPr>
              <w:sz w:val="23"/>
              <w:szCs w:val="23"/>
            </w:rPr>
          </w:rPrChange>
        </w:rPr>
        <w:t>recebe</w:t>
      </w:r>
      <w:ins w:id="449" w:author="Charles Cavalcante" w:date="2020-04-28T19:53:00Z">
        <w:r w:rsidR="00245E3C">
          <w:t>rá</w:t>
        </w:r>
      </w:ins>
      <w:r w:rsidRPr="001763C5">
        <w:rPr>
          <w:rPrChange w:id="450" w:author="Charles Cavalcante" w:date="2020-04-28T19:25:00Z">
            <w:rPr>
              <w:sz w:val="23"/>
              <w:szCs w:val="23"/>
            </w:rPr>
          </w:rPrChange>
        </w:rPr>
        <w:t xml:space="preserve"> esses dados</w:t>
      </w:r>
      <w:del w:id="451" w:author="Charles Cavalcante" w:date="2020-04-28T19:53:00Z">
        <w:r w:rsidRPr="001763C5" w:rsidDel="00245E3C">
          <w:rPr>
            <w:rPrChange w:id="452" w:author="Charles Cavalcante" w:date="2020-04-28T19:25:00Z">
              <w:rPr>
                <w:sz w:val="23"/>
                <w:szCs w:val="23"/>
              </w:rPr>
            </w:rPrChange>
          </w:rPr>
          <w:delText>, ou seja</w:delText>
        </w:r>
      </w:del>
      <w:ins w:id="453" w:author="Charles Cavalcante" w:date="2020-04-28T19:53:00Z">
        <w:r w:rsidR="00245E3C">
          <w:t xml:space="preserve"> e</w:t>
        </w:r>
      </w:ins>
      <w:del w:id="454" w:author="Charles Cavalcante" w:date="2020-04-28T19:53:00Z">
        <w:r w:rsidRPr="001763C5" w:rsidDel="00245E3C">
          <w:rPr>
            <w:rPrChange w:id="455" w:author="Charles Cavalcante" w:date="2020-04-28T19:25:00Z">
              <w:rPr>
                <w:sz w:val="23"/>
                <w:szCs w:val="23"/>
              </w:rPr>
            </w:rPrChange>
          </w:rPr>
          <w:delText>,</w:delText>
        </w:r>
      </w:del>
      <w:r w:rsidRPr="001763C5">
        <w:rPr>
          <w:rPrChange w:id="456" w:author="Charles Cavalcante" w:date="2020-04-28T19:25:00Z">
            <w:rPr>
              <w:sz w:val="23"/>
              <w:szCs w:val="23"/>
            </w:rPr>
          </w:rPrChange>
        </w:rPr>
        <w:t xml:space="preserve"> saberá qual </w:t>
      </w:r>
      <w:del w:id="457" w:author="Charles Cavalcante" w:date="2020-04-28T19:53:00Z">
        <w:r w:rsidRPr="001763C5" w:rsidDel="00245E3C">
          <w:rPr>
            <w:rPrChange w:id="458" w:author="Charles Cavalcante" w:date="2020-04-28T19:25:00Z">
              <w:rPr>
                <w:sz w:val="23"/>
                <w:szCs w:val="23"/>
              </w:rPr>
            </w:rPrChange>
          </w:rPr>
          <w:delText xml:space="preserve">remédio </w:delText>
        </w:r>
      </w:del>
      <w:ins w:id="459" w:author="Charles Cavalcante" w:date="2020-04-28T19:53:00Z">
        <w:r w:rsidR="00245E3C">
          <w:t>medicamento</w:t>
        </w:r>
        <w:r w:rsidR="00245E3C" w:rsidRPr="001763C5">
          <w:rPr>
            <w:rPrChange w:id="460" w:author="Charles Cavalcante" w:date="2020-04-28T19:25:00Z">
              <w:rPr>
                <w:sz w:val="23"/>
                <w:szCs w:val="23"/>
              </w:rPr>
            </w:rPrChange>
          </w:rPr>
          <w:t xml:space="preserve"> </w:t>
        </w:r>
      </w:ins>
      <w:r w:rsidRPr="001763C5">
        <w:rPr>
          <w:rPrChange w:id="461" w:author="Charles Cavalcante" w:date="2020-04-28T19:25:00Z">
            <w:rPr>
              <w:sz w:val="23"/>
              <w:szCs w:val="23"/>
            </w:rPr>
          </w:rPrChange>
        </w:rPr>
        <w:t xml:space="preserve">o paciente </w:t>
      </w:r>
      <w:r w:rsidR="00DB47FF" w:rsidRPr="001763C5">
        <w:rPr>
          <w:rPrChange w:id="462" w:author="Charles Cavalcante" w:date="2020-04-28T19:25:00Z">
            <w:rPr>
              <w:sz w:val="23"/>
              <w:szCs w:val="23"/>
            </w:rPr>
          </w:rPrChange>
        </w:rPr>
        <w:t>está</w:t>
      </w:r>
      <w:r w:rsidRPr="001763C5">
        <w:rPr>
          <w:rPrChange w:id="463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464" w:author="Charles Cavalcante" w:date="2020-04-28T19:53:00Z">
        <w:r w:rsidRPr="001763C5" w:rsidDel="00245E3C">
          <w:rPr>
            <w:rPrChange w:id="465" w:author="Charles Cavalcante" w:date="2020-04-28T19:25:00Z">
              <w:rPr>
                <w:sz w:val="23"/>
                <w:szCs w:val="23"/>
              </w:rPr>
            </w:rPrChange>
          </w:rPr>
          <w:delText xml:space="preserve">ingerindo </w:delText>
        </w:r>
      </w:del>
      <w:ins w:id="466" w:author="Charles Cavalcante" w:date="2020-04-28T19:53:00Z">
        <w:r w:rsidR="00245E3C">
          <w:t xml:space="preserve">usando </w:t>
        </w:r>
      </w:ins>
      <w:r w:rsidRPr="001763C5">
        <w:rPr>
          <w:rPrChange w:id="467" w:author="Charles Cavalcante" w:date="2020-04-28T19:25:00Z">
            <w:rPr>
              <w:sz w:val="23"/>
              <w:szCs w:val="23"/>
            </w:rPr>
          </w:rPrChange>
        </w:rPr>
        <w:t xml:space="preserve">e com que frequência. </w:t>
      </w:r>
    </w:p>
    <w:p w14:paraId="3538D3C0" w14:textId="77777777" w:rsidR="00570A90" w:rsidRDefault="00570A90" w:rsidP="00570A90">
      <w:pPr>
        <w:pStyle w:val="Default"/>
        <w:rPr>
          <w:ins w:id="468" w:author="Charles Cavalcante" w:date="2020-04-28T19:44:00Z"/>
        </w:rPr>
      </w:pPr>
    </w:p>
    <w:p w14:paraId="32BA98BF" w14:textId="00270FF1" w:rsidR="007625C2" w:rsidRPr="001763C5" w:rsidRDefault="007625C2" w:rsidP="00570A90">
      <w:pPr>
        <w:pStyle w:val="Default"/>
        <w:rPr>
          <w:rPrChange w:id="469" w:author="Charles Cavalcante" w:date="2020-04-28T19:25:00Z">
            <w:rPr>
              <w:sz w:val="23"/>
              <w:szCs w:val="23"/>
            </w:rPr>
          </w:rPrChange>
        </w:rPr>
        <w:pPrChange w:id="470" w:author="Charles Cavalcante" w:date="2020-04-28T19:44:00Z">
          <w:pPr>
            <w:pStyle w:val="Default"/>
            <w:ind w:firstLine="708"/>
          </w:pPr>
        </w:pPrChange>
      </w:pPr>
      <w:r w:rsidRPr="001763C5">
        <w:rPr>
          <w:rPrChange w:id="471" w:author="Charles Cavalcante" w:date="2020-04-28T19:25:00Z">
            <w:rPr>
              <w:sz w:val="23"/>
              <w:szCs w:val="23"/>
            </w:rPr>
          </w:rPrChange>
        </w:rPr>
        <w:t xml:space="preserve">Sobre os laboratórios, o intuito é que assim que o </w:t>
      </w:r>
      <w:r w:rsidR="00DB47FF" w:rsidRPr="001763C5">
        <w:rPr>
          <w:rPrChange w:id="472" w:author="Charles Cavalcante" w:date="2020-04-28T19:25:00Z">
            <w:rPr>
              <w:sz w:val="23"/>
              <w:szCs w:val="23"/>
            </w:rPr>
          </w:rPrChange>
        </w:rPr>
        <w:t>médico</w:t>
      </w:r>
      <w:r w:rsidRPr="001763C5">
        <w:rPr>
          <w:rPrChange w:id="473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474" w:author="Charles Cavalcante" w:date="2020-04-28T19:54:00Z">
        <w:r w:rsidRPr="001763C5" w:rsidDel="00245E3C">
          <w:rPr>
            <w:rPrChange w:id="475" w:author="Charles Cavalcante" w:date="2020-04-28T19:25:00Z">
              <w:rPr>
                <w:sz w:val="23"/>
                <w:szCs w:val="23"/>
              </w:rPr>
            </w:rPrChange>
          </w:rPr>
          <w:delText>der alta ao</w:delText>
        </w:r>
      </w:del>
      <w:ins w:id="476" w:author="Charles Cavalcante" w:date="2020-04-28T19:54:00Z">
        <w:r w:rsidR="00245E3C">
          <w:t xml:space="preserve">prescrever exames </w:t>
        </w:r>
        <w:r w:rsidR="00245E3C" w:rsidRPr="00A17E51">
          <w:t>laboratoriais</w:t>
        </w:r>
        <w:r w:rsidR="00245E3C">
          <w:t xml:space="preserve"> para o</w:t>
        </w:r>
      </w:ins>
      <w:r w:rsidRPr="001763C5">
        <w:rPr>
          <w:rPrChange w:id="477" w:author="Charles Cavalcante" w:date="2020-04-28T19:25:00Z">
            <w:rPr>
              <w:sz w:val="23"/>
              <w:szCs w:val="23"/>
            </w:rPr>
          </w:rPrChange>
        </w:rPr>
        <w:t xml:space="preserve"> paciente</w:t>
      </w:r>
      <w:del w:id="478" w:author="Charles Cavalcante" w:date="2020-04-28T19:54:00Z">
        <w:r w:rsidRPr="001763C5" w:rsidDel="00245E3C">
          <w:rPr>
            <w:rPrChange w:id="479" w:author="Charles Cavalcante" w:date="2020-04-28T19:25:00Z">
              <w:rPr>
                <w:sz w:val="23"/>
                <w:szCs w:val="23"/>
              </w:rPr>
            </w:rPrChange>
          </w:rPr>
          <w:delText xml:space="preserve"> e o mesmo estiver exames laboratoriais a serem feitos</w:delText>
        </w:r>
      </w:del>
      <w:r w:rsidRPr="001763C5">
        <w:rPr>
          <w:rPrChange w:id="480" w:author="Charles Cavalcante" w:date="2020-04-28T19:25:00Z">
            <w:rPr>
              <w:sz w:val="23"/>
              <w:szCs w:val="23"/>
            </w:rPr>
          </w:rPrChange>
        </w:rPr>
        <w:t xml:space="preserve">, a </w:t>
      </w:r>
      <w:proofErr w:type="spellStart"/>
      <w:r w:rsidR="00F20776" w:rsidRPr="001763C5">
        <w:rPr>
          <w:rPrChange w:id="481" w:author="Charles Cavalcante" w:date="2020-04-28T19:25:00Z">
            <w:rPr>
              <w:sz w:val="23"/>
              <w:szCs w:val="23"/>
            </w:rPr>
          </w:rPrChange>
        </w:rPr>
        <w:t>GoCare</w:t>
      </w:r>
      <w:proofErr w:type="spellEnd"/>
      <w:r w:rsidRPr="001763C5">
        <w:rPr>
          <w:rPrChange w:id="482" w:author="Charles Cavalcante" w:date="2020-04-28T19:25:00Z">
            <w:rPr>
              <w:sz w:val="23"/>
              <w:szCs w:val="23"/>
            </w:rPr>
          </w:rPrChange>
        </w:rPr>
        <w:t xml:space="preserve"> </w:t>
      </w:r>
      <w:r w:rsidR="00DB47FF" w:rsidRPr="001763C5">
        <w:rPr>
          <w:rPrChange w:id="483" w:author="Charles Cavalcante" w:date="2020-04-28T19:25:00Z">
            <w:rPr>
              <w:sz w:val="23"/>
              <w:szCs w:val="23"/>
            </w:rPr>
          </w:rPrChange>
        </w:rPr>
        <w:t>irá</w:t>
      </w:r>
      <w:r w:rsidRPr="001763C5">
        <w:rPr>
          <w:rPrChange w:id="484" w:author="Charles Cavalcante" w:date="2020-04-28T19:25:00Z">
            <w:rPr>
              <w:sz w:val="23"/>
              <w:szCs w:val="23"/>
            </w:rPr>
          </w:rPrChange>
        </w:rPr>
        <w:t xml:space="preserve"> </w:t>
      </w:r>
      <w:del w:id="485" w:author="Charles Cavalcante" w:date="2020-04-28T19:54:00Z">
        <w:r w:rsidRPr="001763C5" w:rsidDel="00245E3C">
          <w:rPr>
            <w:rPrChange w:id="486" w:author="Charles Cavalcante" w:date="2020-04-28T19:25:00Z">
              <w:rPr>
                <w:sz w:val="23"/>
                <w:szCs w:val="23"/>
              </w:rPr>
            </w:rPrChange>
          </w:rPr>
          <w:delText>gerar um pou-up em</w:delText>
        </w:r>
      </w:del>
      <w:ins w:id="487" w:author="Charles Cavalcante" w:date="2020-04-28T19:54:00Z">
        <w:r w:rsidR="00245E3C">
          <w:t xml:space="preserve">informar em </w:t>
        </w:r>
      </w:ins>
      <w:del w:id="488" w:author="Charles Cavalcante" w:date="2020-04-28T19:54:00Z">
        <w:r w:rsidRPr="001763C5" w:rsidDel="00245E3C">
          <w:rPr>
            <w:rPrChange w:id="489" w:author="Charles Cavalcante" w:date="2020-04-28T19:25:00Z">
              <w:rPr>
                <w:sz w:val="23"/>
                <w:szCs w:val="23"/>
              </w:rPr>
            </w:rPrChange>
          </w:rPr>
          <w:delText xml:space="preserve"> </w:delText>
        </w:r>
      </w:del>
      <w:r w:rsidRPr="001763C5">
        <w:rPr>
          <w:rPrChange w:id="490" w:author="Charles Cavalcante" w:date="2020-04-28T19:25:00Z">
            <w:rPr>
              <w:sz w:val="23"/>
              <w:szCs w:val="23"/>
            </w:rPr>
          </w:rPrChange>
        </w:rPr>
        <w:t>seu aplicativo</w:t>
      </w:r>
      <w:ins w:id="491" w:author="Charles Cavalcante" w:date="2020-04-28T19:54:00Z">
        <w:r w:rsidR="00245E3C">
          <w:t>,</w:t>
        </w:r>
      </w:ins>
      <w:r w:rsidRPr="001763C5">
        <w:rPr>
          <w:rPrChange w:id="492" w:author="Charles Cavalcante" w:date="2020-04-28T19:25:00Z">
            <w:rPr>
              <w:sz w:val="23"/>
              <w:szCs w:val="23"/>
            </w:rPr>
          </w:rPrChange>
        </w:rPr>
        <w:t xml:space="preserve"> indicando os laboratórios mais próximos </w:t>
      </w:r>
      <w:del w:id="493" w:author="Charles Cavalcante" w:date="2020-04-28T19:55:00Z">
        <w:r w:rsidRPr="001763C5" w:rsidDel="00245E3C">
          <w:rPr>
            <w:rPrChange w:id="494" w:author="Charles Cavalcante" w:date="2020-04-28T19:25:00Z">
              <w:rPr>
                <w:sz w:val="23"/>
                <w:szCs w:val="23"/>
              </w:rPr>
            </w:rPrChange>
          </w:rPr>
          <w:delText xml:space="preserve">que </w:delText>
        </w:r>
      </w:del>
      <w:ins w:id="495" w:author="Charles Cavalcante" w:date="2020-04-28T19:55:00Z">
        <w:r w:rsidR="00245E3C">
          <w:t xml:space="preserve">onde </w:t>
        </w:r>
      </w:ins>
      <w:r w:rsidRPr="001763C5">
        <w:rPr>
          <w:rPrChange w:id="496" w:author="Charles Cavalcante" w:date="2020-04-28T19:25:00Z">
            <w:rPr>
              <w:sz w:val="23"/>
              <w:szCs w:val="23"/>
            </w:rPr>
          </w:rPrChange>
        </w:rPr>
        <w:t xml:space="preserve">poderá realizar os exames. Com isso a ideia é fazer </w:t>
      </w:r>
      <w:r w:rsidRPr="001763C5">
        <w:rPr>
          <w:rPrChange w:id="497" w:author="Charles Cavalcante" w:date="2020-04-28T19:25:00Z">
            <w:rPr>
              <w:sz w:val="23"/>
              <w:szCs w:val="23"/>
            </w:rPr>
          </w:rPrChange>
        </w:rPr>
        <w:lastRenderedPageBreak/>
        <w:t xml:space="preserve">parcerias com esses laboratórios </w:t>
      </w:r>
      <w:del w:id="498" w:author="Charles Cavalcante" w:date="2020-04-28T19:55:00Z">
        <w:r w:rsidRPr="001763C5" w:rsidDel="00245E3C">
          <w:rPr>
            <w:rPrChange w:id="499" w:author="Charles Cavalcante" w:date="2020-04-28T19:25:00Z">
              <w:rPr>
                <w:sz w:val="23"/>
                <w:szCs w:val="23"/>
              </w:rPr>
            </w:rPrChange>
          </w:rPr>
          <w:delText>a fim do mesmo</w:delText>
        </w:r>
      </w:del>
      <w:ins w:id="500" w:author="Charles Cavalcante" w:date="2020-04-28T19:55:00Z">
        <w:r w:rsidR="00245E3C">
          <w:t xml:space="preserve">para </w:t>
        </w:r>
      </w:ins>
      <w:del w:id="501" w:author="Charles Cavalcante" w:date="2020-04-28T19:55:00Z">
        <w:r w:rsidRPr="001763C5" w:rsidDel="00245E3C">
          <w:rPr>
            <w:rPrChange w:id="502" w:author="Charles Cavalcante" w:date="2020-04-28T19:25:00Z">
              <w:rPr>
                <w:sz w:val="23"/>
                <w:szCs w:val="23"/>
              </w:rPr>
            </w:rPrChange>
          </w:rPr>
          <w:delText xml:space="preserve"> </w:delText>
        </w:r>
      </w:del>
      <w:r w:rsidRPr="001763C5">
        <w:rPr>
          <w:rPrChange w:id="503" w:author="Charles Cavalcante" w:date="2020-04-28T19:25:00Z">
            <w:rPr>
              <w:sz w:val="23"/>
              <w:szCs w:val="23"/>
            </w:rPr>
          </w:rPrChange>
        </w:rPr>
        <w:t xml:space="preserve">ofertar ao paciente um desconto ou </w:t>
      </w:r>
      <w:r w:rsidR="00DB47FF" w:rsidRPr="001763C5">
        <w:rPr>
          <w:rPrChange w:id="504" w:author="Charles Cavalcante" w:date="2020-04-28T19:25:00Z">
            <w:rPr>
              <w:sz w:val="23"/>
              <w:szCs w:val="23"/>
            </w:rPr>
          </w:rPrChange>
        </w:rPr>
        <w:t>até</w:t>
      </w:r>
      <w:r w:rsidRPr="001763C5">
        <w:rPr>
          <w:rPrChange w:id="505" w:author="Charles Cavalcante" w:date="2020-04-28T19:25:00Z">
            <w:rPr>
              <w:sz w:val="23"/>
              <w:szCs w:val="23"/>
            </w:rPr>
          </w:rPrChange>
        </w:rPr>
        <w:t xml:space="preserve"> mesmo a isenção do seu deslocamento até o laboratório.</w:t>
      </w:r>
    </w:p>
    <w:p w14:paraId="00EF52AB" w14:textId="77777777" w:rsidR="00245E3C" w:rsidRDefault="00245E3C" w:rsidP="00245E3C">
      <w:pPr>
        <w:pStyle w:val="Default"/>
        <w:rPr>
          <w:ins w:id="506" w:author="Charles Cavalcante" w:date="2020-04-28T19:55:00Z"/>
        </w:rPr>
      </w:pPr>
    </w:p>
    <w:p w14:paraId="6141D0E4" w14:textId="60AA50EC" w:rsidR="007625C2" w:rsidRPr="001763C5" w:rsidRDefault="007625C2" w:rsidP="00245E3C">
      <w:pPr>
        <w:pStyle w:val="Default"/>
        <w:rPr>
          <w:rPrChange w:id="507" w:author="Charles Cavalcante" w:date="2020-04-28T19:25:00Z">
            <w:rPr>
              <w:sz w:val="23"/>
              <w:szCs w:val="23"/>
            </w:rPr>
          </w:rPrChange>
        </w:rPr>
        <w:pPrChange w:id="508" w:author="Charles Cavalcante" w:date="2020-04-28T19:55:00Z">
          <w:pPr>
            <w:pStyle w:val="Default"/>
            <w:ind w:firstLine="576"/>
          </w:pPr>
        </w:pPrChange>
      </w:pPr>
      <w:bookmarkStart w:id="509" w:name="_GoBack"/>
      <w:bookmarkEnd w:id="509"/>
      <w:r w:rsidRPr="001763C5">
        <w:rPr>
          <w:rPrChange w:id="510" w:author="Charles Cavalcante" w:date="2020-04-28T19:25:00Z">
            <w:rPr>
              <w:sz w:val="23"/>
              <w:szCs w:val="23"/>
            </w:rPr>
          </w:rPrChange>
        </w:rPr>
        <w:t>Assim que o paciente chega</w:t>
      </w:r>
      <w:ins w:id="511" w:author="Charles Cavalcante" w:date="2020-04-28T19:55:00Z">
        <w:r w:rsidR="00245E3C">
          <w:t>r</w:t>
        </w:r>
      </w:ins>
      <w:r w:rsidRPr="001763C5">
        <w:rPr>
          <w:rPrChange w:id="512" w:author="Charles Cavalcante" w:date="2020-04-28T19:25:00Z">
            <w:rPr>
              <w:sz w:val="23"/>
              <w:szCs w:val="23"/>
            </w:rPr>
          </w:rPrChange>
        </w:rPr>
        <w:t xml:space="preserve"> ao hospital, terá inúmeras informações importantes, agilizando o seu atendimento, bem como sendo mais assertivo em seus diagnósticos, uma vez que os médicos terão as informações antecipadamente do caso. Até mesmo resultado de exames</w:t>
      </w:r>
      <w:r w:rsidR="00DB47FF" w:rsidRPr="001763C5">
        <w:rPr>
          <w:rPrChange w:id="513" w:author="Charles Cavalcante" w:date="2020-04-28T19:25:00Z">
            <w:rPr>
              <w:sz w:val="23"/>
              <w:szCs w:val="23"/>
            </w:rPr>
          </w:rPrChange>
        </w:rPr>
        <w:t xml:space="preserve"> realizados pelo laboratório enquanto o </w:t>
      </w:r>
      <w:r w:rsidRPr="001763C5">
        <w:rPr>
          <w:rPrChange w:id="514" w:author="Charles Cavalcante" w:date="2020-04-28T19:25:00Z">
            <w:rPr>
              <w:sz w:val="23"/>
              <w:szCs w:val="23"/>
            </w:rPr>
          </w:rPrChange>
        </w:rPr>
        <w:t xml:space="preserve">paciente </w:t>
      </w:r>
      <w:r w:rsidR="00DB47FF" w:rsidRPr="001763C5">
        <w:rPr>
          <w:rPrChange w:id="515" w:author="Charles Cavalcante" w:date="2020-04-28T19:25:00Z">
            <w:rPr>
              <w:sz w:val="23"/>
              <w:szCs w:val="23"/>
            </w:rPr>
          </w:rPrChange>
        </w:rPr>
        <w:t>está</w:t>
      </w:r>
      <w:r w:rsidRPr="001763C5">
        <w:rPr>
          <w:rPrChange w:id="516" w:author="Charles Cavalcante" w:date="2020-04-28T19:25:00Z">
            <w:rPr>
              <w:sz w:val="23"/>
              <w:szCs w:val="23"/>
            </w:rPr>
          </w:rPrChange>
        </w:rPr>
        <w:t xml:space="preserve"> a caminho</w:t>
      </w:r>
      <w:r w:rsidR="00DB47FF" w:rsidRPr="001763C5">
        <w:rPr>
          <w:rPrChange w:id="517" w:author="Charles Cavalcante" w:date="2020-04-28T19:25:00Z">
            <w:rPr>
              <w:sz w:val="23"/>
              <w:szCs w:val="23"/>
            </w:rPr>
          </w:rPrChange>
        </w:rPr>
        <w:t xml:space="preserve"> da consulta.</w:t>
      </w:r>
    </w:p>
    <w:p w14:paraId="7F07B8C0" w14:textId="77777777" w:rsidR="007625C2" w:rsidRDefault="007625C2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82BCE50" w14:textId="77777777" w:rsidR="0025375F" w:rsidRDefault="0025375F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19768EC" w14:textId="3C60E9B2" w:rsidR="00177E0E" w:rsidRPr="005D26C8" w:rsidRDefault="0025375F" w:rsidP="00C1533C">
      <w:pPr>
        <w:pStyle w:val="Livro2"/>
        <w:rPr>
          <w:highlight w:val="cyan"/>
        </w:rPr>
      </w:pPr>
      <w:bookmarkStart w:id="518" w:name="_Toc374320962"/>
      <w:proofErr w:type="spellStart"/>
      <w:r w:rsidRPr="005D26C8">
        <w:rPr>
          <w:highlight w:val="cyan"/>
        </w:rPr>
        <w:t>Canvas</w:t>
      </w:r>
      <w:proofErr w:type="spellEnd"/>
      <w:r w:rsidRPr="005D26C8">
        <w:rPr>
          <w:highlight w:val="cyan"/>
        </w:rPr>
        <w:t xml:space="preserve"> da Proposta de Valor </w:t>
      </w:r>
      <w:bookmarkEnd w:id="518"/>
    </w:p>
    <w:p w14:paraId="607BABF6" w14:textId="71951507" w:rsidR="00177E0E" w:rsidRPr="00177E0E" w:rsidRDefault="00177E0E" w:rsidP="00177E0E">
      <w:pPr>
        <w:pStyle w:val="Livro1"/>
        <w:numPr>
          <w:ilvl w:val="0"/>
          <w:numId w:val="0"/>
        </w:numPr>
        <w:ind w:left="573" w:hanging="1566"/>
      </w:pPr>
    </w:p>
    <w:p w14:paraId="08A1D94A" w14:textId="77777777" w:rsidR="005C2943" w:rsidRDefault="001B27EA" w:rsidP="005C2943">
      <w:pPr>
        <w:pStyle w:val="Corpodetexto2"/>
        <w:widowControl w:val="0"/>
        <w:rPr>
          <w:rFonts w:asciiTheme="minorHAnsi" w:hAnsiTheme="minorHAnsi" w:cstheme="minorHAnsi"/>
        </w:rPr>
      </w:pPr>
      <w:hyperlink r:id="rId19" w:history="1">
        <w:r w:rsidR="005C2943" w:rsidRPr="006D3246">
          <w:rPr>
            <w:rStyle w:val="Hyperlink"/>
            <w:rFonts w:asciiTheme="minorHAnsi" w:hAnsiTheme="minorHAnsi" w:cstheme="minorHAnsi"/>
          </w:rPr>
          <w:t>https://platform.strategyzer.com/projects/p/ef1bdf11-my-strategyzer-trial-117c9492-9948-4161-96e5-26625dd16f19/workspaces/652450</w:t>
        </w:r>
      </w:hyperlink>
      <w:r w:rsidR="005C2943">
        <w:rPr>
          <w:rFonts w:asciiTheme="minorHAnsi" w:hAnsiTheme="minorHAnsi" w:cstheme="minorHAnsi"/>
        </w:rPr>
        <w:t xml:space="preserve"> </w:t>
      </w:r>
    </w:p>
    <w:p w14:paraId="656F0769" w14:textId="0126F0FD" w:rsidR="005C2943" w:rsidRPr="005D26C8" w:rsidRDefault="005D26C8" w:rsidP="003B7545">
      <w:pPr>
        <w:pStyle w:val="Corpodetexto2"/>
        <w:widowControl w:val="0"/>
        <w:rPr>
          <w:rFonts w:asciiTheme="minorHAnsi" w:hAnsiTheme="minorHAnsi" w:cstheme="minorHAnsi"/>
          <w:highlight w:val="cyan"/>
        </w:rPr>
      </w:pPr>
      <w:r w:rsidRPr="005D26C8">
        <w:rPr>
          <w:rFonts w:asciiTheme="minorHAnsi" w:hAnsiTheme="minorHAnsi" w:cstheme="minorHAnsi"/>
          <w:highlight w:val="cyan"/>
        </w:rPr>
        <w:t xml:space="preserve">Estou fazendo no link acima, porem preciso de mais ideias. podem auxiliar </w:t>
      </w:r>
      <w:proofErr w:type="spellStart"/>
      <w:r w:rsidRPr="005D26C8">
        <w:rPr>
          <w:rFonts w:asciiTheme="minorHAnsi" w:hAnsiTheme="minorHAnsi" w:cstheme="minorHAnsi"/>
          <w:highlight w:val="cyan"/>
        </w:rPr>
        <w:t>la</w:t>
      </w:r>
      <w:proofErr w:type="spellEnd"/>
      <w:r w:rsidRPr="005D26C8">
        <w:rPr>
          <w:rFonts w:asciiTheme="minorHAnsi" w:hAnsiTheme="minorHAnsi" w:cstheme="minorHAnsi"/>
          <w:highlight w:val="cyan"/>
        </w:rPr>
        <w:t>?</w:t>
      </w:r>
    </w:p>
    <w:p w14:paraId="0C4E8414" w14:textId="77777777" w:rsidR="005C2943" w:rsidRDefault="005C2943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96C10F" w14:textId="6F7C3D74" w:rsidR="003B7545" w:rsidRPr="00F8484A" w:rsidRDefault="002C75CB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Normalmente, o empreendedor só pensa no produto ou serviço em si, mas o cliente compra muito mais do que apenas isto. O sujeito que vai a padaria não quer apenas um pão fresco e gostoso (ou um </w:t>
      </w:r>
      <w:r w:rsidR="005636C2" w:rsidRPr="00F8484A">
        <w:rPr>
          <w:rFonts w:asciiTheme="minorHAnsi" w:hAnsiTheme="minorHAnsi" w:cstheme="minorHAnsi"/>
          <w:highlight w:val="yellow"/>
        </w:rPr>
        <w:t xml:space="preserve">café da manhã, um lanche à tarde ou algo para comer à noite). Ele quer um local para parar o carro com segurança e comodidade, por exemplo. Quer um local que aceite cartões de crédito, débito e de alimentação. Quer uma opção de alimentos mais saudáveis como os pães integrais, talvez. </w:t>
      </w:r>
      <w:r w:rsidR="008A25DA" w:rsidRPr="00F8484A">
        <w:rPr>
          <w:rFonts w:asciiTheme="minorHAnsi" w:hAnsiTheme="minorHAnsi" w:cstheme="minorHAnsi"/>
          <w:highlight w:val="yellow"/>
        </w:rPr>
        <w:t xml:space="preserve">Para ter uma visão mais ampla e completa, é preciso que a sua equipe discuta uma primeira versão do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da Proposta de Valor. Esta ferramenta foi desenvolvida por Alexander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Osterwalder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co-autor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do livro Business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Model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Generation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na tentativa de fazer com que os empreendedores tivessem uma visão mais ampla dos produtos/serviços que estão oferecendo aos clientes. É possível encontrar mais informações sobre esta ferramenta na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intenet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com destaque para estes dois links: </w:t>
      </w:r>
    </w:p>
    <w:p w14:paraId="0A94012B" w14:textId="77777777" w:rsidR="008A25DA" w:rsidRPr="00F8484A" w:rsidRDefault="008A25DA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FD841E" w14:textId="77777777" w:rsidR="008A25DA" w:rsidRPr="00F8484A" w:rsidRDefault="008A25DA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1: </w:t>
      </w:r>
      <w:r w:rsidR="008634D5" w:rsidRPr="00F8484A">
        <w:rPr>
          <w:rFonts w:asciiTheme="minorHAnsi" w:hAnsiTheme="minorHAnsi" w:cstheme="minorHAnsi"/>
          <w:highlight w:val="yellow"/>
        </w:rPr>
        <w:t xml:space="preserve">Conte a ideia original da equipe, isto antes de ter utilizado a ferramenta do </w:t>
      </w:r>
      <w:proofErr w:type="spellStart"/>
      <w:r w:rsidR="008634D5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8634D5" w:rsidRPr="00F8484A">
        <w:rPr>
          <w:rFonts w:asciiTheme="minorHAnsi" w:hAnsiTheme="minorHAnsi" w:cstheme="minorHAnsi"/>
          <w:highlight w:val="yellow"/>
        </w:rPr>
        <w:t xml:space="preserve"> da Proposta de Valor. </w:t>
      </w:r>
      <w:r w:rsidR="00715086" w:rsidRPr="00F8484A">
        <w:rPr>
          <w:rFonts w:asciiTheme="minorHAnsi" w:hAnsiTheme="minorHAnsi" w:cstheme="minorHAnsi"/>
          <w:highlight w:val="yellow"/>
        </w:rPr>
        <w:t xml:space="preserve">Isto é importante para ilustrar como este </w:t>
      </w:r>
      <w:proofErr w:type="spellStart"/>
      <w:r w:rsidR="00715086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715086" w:rsidRPr="00F8484A">
        <w:rPr>
          <w:rFonts w:asciiTheme="minorHAnsi" w:hAnsiTheme="minorHAnsi" w:cstheme="minorHAnsi"/>
          <w:highlight w:val="yellow"/>
        </w:rPr>
        <w:t xml:space="preserve"> ajudou em uma visão mais ampliada de uma proposta de valor para o cliente e/ou usuário mais robusta.</w:t>
      </w:r>
    </w:p>
    <w:p w14:paraId="1AC26744" w14:textId="77777777" w:rsidR="00B62E53" w:rsidRPr="00F8484A" w:rsidRDefault="00715086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2: </w:t>
      </w:r>
      <w:r w:rsidR="00DC7EBA" w:rsidRPr="00F8484A">
        <w:rPr>
          <w:rFonts w:asciiTheme="minorHAnsi" w:hAnsiTheme="minorHAnsi" w:cstheme="minorHAnsi"/>
          <w:highlight w:val="yellow"/>
        </w:rPr>
        <w:t xml:space="preserve">Apresente os tópicos do </w:t>
      </w:r>
      <w:proofErr w:type="spellStart"/>
      <w:r w:rsidR="00DC7EBA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DC7EBA" w:rsidRPr="00F8484A">
        <w:rPr>
          <w:rFonts w:asciiTheme="minorHAnsi" w:hAnsiTheme="minorHAnsi" w:cstheme="minorHAnsi"/>
          <w:highlight w:val="yellow"/>
        </w:rPr>
        <w:t xml:space="preserve"> da Proposta de Valor. Utilize a figura a seguir para incluir as respostas do seu grupo. </w:t>
      </w:r>
    </w:p>
    <w:p w14:paraId="2F0052A0" w14:textId="77777777" w:rsidR="00F8484A" w:rsidRDefault="00F8484A" w:rsidP="003B7545">
      <w:pPr>
        <w:pStyle w:val="Corpodetexto2"/>
        <w:widowControl w:val="0"/>
        <w:rPr>
          <w:rFonts w:asciiTheme="minorHAnsi" w:hAnsiTheme="minorHAnsi" w:cstheme="minorHAnsi"/>
        </w:rPr>
      </w:pPr>
      <w:r w:rsidRPr="00F8484A">
        <w:rPr>
          <w:rFonts w:asciiTheme="minorHAnsi" w:hAnsiTheme="minorHAnsi" w:cstheme="minorHAnsi"/>
          <w:highlight w:val="yellow"/>
        </w:rPr>
        <w:t xml:space="preserve">Dica 3: Após a apresentação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da Proposta de Valor, explique como cada item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foi validado com os potenciais clientes e usuários.</w:t>
      </w:r>
      <w:r>
        <w:rPr>
          <w:rFonts w:asciiTheme="minorHAnsi" w:hAnsiTheme="minorHAnsi" w:cstheme="minorHAnsi"/>
        </w:rPr>
        <w:t xml:space="preserve"> </w:t>
      </w:r>
    </w:p>
    <w:p w14:paraId="3A6EA36F" w14:textId="77777777" w:rsidR="00F8484A" w:rsidRDefault="00F8484A" w:rsidP="003B7545">
      <w:pPr>
        <w:pStyle w:val="Corpodetexto2"/>
        <w:widowControl w:val="0"/>
        <w:rPr>
          <w:rFonts w:asciiTheme="minorHAnsi" w:hAnsiTheme="minorHAnsi" w:cstheme="minorHAnsi"/>
        </w:rPr>
        <w:sectPr w:rsidR="00F8484A" w:rsidSect="00FB43DB">
          <w:footerReference w:type="default" r:id="rId20"/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</w:p>
    <w:p w14:paraId="4180B4F6" w14:textId="77777777" w:rsidR="00B35A2A" w:rsidRDefault="00F3696C" w:rsidP="003B7545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8AE570" wp14:editId="2690F432">
            <wp:simplePos x="0" y="0"/>
            <wp:positionH relativeFrom="column">
              <wp:posOffset>30595</wp:posOffset>
            </wp:positionH>
            <wp:positionV relativeFrom="paragraph">
              <wp:posOffset>-247650</wp:posOffset>
            </wp:positionV>
            <wp:extent cx="8700770" cy="6112510"/>
            <wp:effectExtent l="0" t="0" r="5080" b="2540"/>
            <wp:wrapNone/>
            <wp:docPr id="2" name="Imagem 2" descr="http://gallery.mailchimp.com/b0b2caf4927e11f9d709f6bc1/images/canvas_da_proposta_de_valor_draft_p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allery.mailchimp.com/b0b2caf4927e11f9d709f6bc1/images/canvas_da_proposta_de_valor_draft_pt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770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B20D4" w14:textId="77777777" w:rsidR="00B35A2A" w:rsidRDefault="00B35A2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D17283B" w14:textId="77777777" w:rsidR="00B35A2A" w:rsidRDefault="00B35A2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C6F104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6BD0C1D8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2A968F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782BA78F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DC81A2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09F1D2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32E781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8C1440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95A785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EC747E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E1DEF1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D690E9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262295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AD826E7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715925E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4104C1E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044C0BE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68A2E21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BC82E2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99F4CF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F58351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5F95DE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A94BA71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6C1522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1785DA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1ACD8B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F017A54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42"/>
        <w:gridCol w:w="3402"/>
        <w:gridCol w:w="1119"/>
        <w:gridCol w:w="3692"/>
        <w:gridCol w:w="2739"/>
      </w:tblGrid>
      <w:tr w:rsidR="00DC7EBA" w14:paraId="57369A07" w14:textId="77777777" w:rsidTr="00DC7EBA">
        <w:tc>
          <w:tcPr>
            <w:tcW w:w="2768" w:type="dxa"/>
            <w:vMerge w:val="restart"/>
          </w:tcPr>
          <w:p w14:paraId="56BEDC2A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Produtos e Serviços</w:t>
            </w:r>
          </w:p>
          <w:p w14:paraId="73111B36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  <w:p w14:paraId="724DCC4B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3436" w:type="dxa"/>
          </w:tcPr>
          <w:p w14:paraId="2DA345D2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Criadores de ganho</w:t>
            </w:r>
          </w:p>
          <w:p w14:paraId="6BBA4468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3DF2FAF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  <w:vMerge w:val="restart"/>
          </w:tcPr>
          <w:p w14:paraId="0435279E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737" w:type="dxa"/>
          </w:tcPr>
          <w:p w14:paraId="063D801D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Ganhos</w:t>
            </w:r>
          </w:p>
          <w:p w14:paraId="0068965B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 w:val="restart"/>
          </w:tcPr>
          <w:p w14:paraId="475CCEEA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Tarefas do cliente</w:t>
            </w:r>
          </w:p>
          <w:p w14:paraId="4E7AC724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</w:tr>
      <w:tr w:rsidR="00DC7EBA" w14:paraId="7394EEC8" w14:textId="77777777" w:rsidTr="00DC7EBA">
        <w:tc>
          <w:tcPr>
            <w:tcW w:w="2768" w:type="dxa"/>
            <w:vMerge/>
          </w:tcPr>
          <w:p w14:paraId="64BFD23C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436" w:type="dxa"/>
          </w:tcPr>
          <w:p w14:paraId="2DF143E1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Aliviadores de dores</w:t>
            </w:r>
          </w:p>
          <w:p w14:paraId="1BC5E0CA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114D54E4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  <w:vMerge/>
          </w:tcPr>
          <w:p w14:paraId="5EBE6872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737" w:type="dxa"/>
          </w:tcPr>
          <w:p w14:paraId="49B9D167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Dores</w:t>
            </w:r>
          </w:p>
          <w:p w14:paraId="78A33D26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/>
          </w:tcPr>
          <w:p w14:paraId="296DC7C1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</w:tbl>
    <w:p w14:paraId="33996D4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0026276" w14:textId="77777777" w:rsidR="003B7545" w:rsidRDefault="003B7545" w:rsidP="00F3696C">
      <w:pPr>
        <w:pStyle w:val="Corpodetexto2"/>
        <w:widowControl w:val="0"/>
        <w:jc w:val="center"/>
        <w:rPr>
          <w:rFonts w:asciiTheme="minorHAnsi" w:hAnsiTheme="minorHAnsi" w:cstheme="minorHAnsi"/>
        </w:rPr>
      </w:pPr>
    </w:p>
    <w:p w14:paraId="168813A6" w14:textId="77777777" w:rsidR="00F3696C" w:rsidRDefault="00F3696C" w:rsidP="00141886">
      <w:pPr>
        <w:pStyle w:val="Livro2"/>
        <w:sectPr w:rsidR="00F3696C" w:rsidSect="00F3696C">
          <w:type w:val="continuous"/>
          <w:pgSz w:w="16840" w:h="11907" w:orient="landscape" w:code="9"/>
          <w:pgMar w:top="1701" w:right="1718" w:bottom="1701" w:left="1418" w:header="709" w:footer="709" w:gutter="0"/>
          <w:cols w:space="708"/>
          <w:docGrid w:linePitch="360"/>
        </w:sectPr>
      </w:pPr>
    </w:p>
    <w:p w14:paraId="22375862" w14:textId="71FB4293" w:rsidR="00CB37CD" w:rsidRPr="00C1533C" w:rsidRDefault="00CB37CD" w:rsidP="00C1533C">
      <w:pPr>
        <w:pStyle w:val="Livro2"/>
      </w:pPr>
      <w:bookmarkStart w:id="519" w:name="_Toc374320963"/>
      <w:proofErr w:type="spellStart"/>
      <w:r w:rsidRPr="00CB37CD">
        <w:lastRenderedPageBreak/>
        <w:t>Canvas</w:t>
      </w:r>
      <w:proofErr w:type="spellEnd"/>
      <w:r w:rsidRPr="00CB37CD">
        <w:t xml:space="preserve"> do Modelo de Negócio</w:t>
      </w:r>
      <w:bookmarkEnd w:id="519"/>
    </w:p>
    <w:p w14:paraId="16395514" w14:textId="088BF156" w:rsidR="00AC4703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5BDCE4" w14:textId="72B8D241" w:rsidR="005C2943" w:rsidRPr="005D26C8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cyan"/>
        </w:rPr>
      </w:pPr>
      <w:r w:rsidRPr="005D26C8">
        <w:rPr>
          <w:rFonts w:asciiTheme="minorHAnsi" w:hAnsiTheme="minorHAnsi" w:cstheme="minorHAnsi"/>
          <w:highlight w:val="cyan"/>
        </w:rPr>
        <w:t>Usei esse link</w:t>
      </w:r>
      <w:r w:rsidR="005D26C8" w:rsidRPr="005D26C8">
        <w:rPr>
          <w:rFonts w:asciiTheme="minorHAnsi" w:hAnsiTheme="minorHAnsi" w:cstheme="minorHAnsi"/>
          <w:highlight w:val="cyan"/>
        </w:rPr>
        <w:t xml:space="preserve"> se quiserem acrescentar algo, fiquem a vontade.</w:t>
      </w:r>
      <w:r w:rsidR="005C2943" w:rsidRPr="005D26C8">
        <w:rPr>
          <w:rFonts w:asciiTheme="minorHAnsi" w:hAnsiTheme="minorHAnsi" w:cstheme="minorHAnsi"/>
          <w:highlight w:val="cyan"/>
        </w:rPr>
        <w:t xml:space="preserve"> </w:t>
      </w:r>
    </w:p>
    <w:p w14:paraId="7BB61B53" w14:textId="68FA47DE" w:rsidR="00AC4703" w:rsidRDefault="001B27EA" w:rsidP="00B62E53">
      <w:pPr>
        <w:pStyle w:val="Corpodetexto2"/>
        <w:widowControl w:val="0"/>
        <w:rPr>
          <w:rFonts w:asciiTheme="minorHAnsi" w:hAnsiTheme="minorHAnsi" w:cstheme="minorHAnsi"/>
        </w:rPr>
      </w:pPr>
      <w:hyperlink r:id="rId22" w:history="1">
        <w:r w:rsidR="005C2943" w:rsidRPr="006D3246">
          <w:rPr>
            <w:rStyle w:val="Hyperlink"/>
            <w:rFonts w:asciiTheme="minorHAnsi" w:hAnsiTheme="minorHAnsi" w:cstheme="minorHAnsi"/>
          </w:rPr>
          <w:t>https://platform.strategyzer.com/projects/p/ef1bdf11-my-strategyzer-trial-117c9492-9948-4161-96e5-26625dd16f19/workspaces/652450</w:t>
        </w:r>
      </w:hyperlink>
      <w:r w:rsidR="005C2943">
        <w:rPr>
          <w:rFonts w:asciiTheme="minorHAnsi" w:hAnsiTheme="minorHAnsi" w:cstheme="minorHAnsi"/>
        </w:rPr>
        <w:t xml:space="preserve"> </w:t>
      </w:r>
    </w:p>
    <w:p w14:paraId="64A3EBCF" w14:textId="7F9A4E12" w:rsidR="005C2943" w:rsidRDefault="005C294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DB1FBA1" w14:textId="77777777" w:rsidR="005C2943" w:rsidRDefault="005C294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4FF7DD9" w14:textId="77777777" w:rsidR="00AC4703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0465E4D" w14:textId="30818CB3" w:rsidR="00B62E53" w:rsidRPr="00F8484A" w:rsidRDefault="00B62E5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1: Apresente os tópicos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</w:t>
      </w:r>
      <w:r>
        <w:rPr>
          <w:rFonts w:asciiTheme="minorHAnsi" w:hAnsiTheme="minorHAnsi" w:cstheme="minorHAnsi"/>
          <w:highlight w:val="yellow"/>
        </w:rPr>
        <w:t>do Modelo de Negócio</w:t>
      </w:r>
      <w:r w:rsidRPr="00F8484A">
        <w:rPr>
          <w:rFonts w:asciiTheme="minorHAnsi" w:hAnsiTheme="minorHAnsi" w:cstheme="minorHAnsi"/>
          <w:highlight w:val="yellow"/>
        </w:rPr>
        <w:t xml:space="preserve">. Utilize a figura a seguir para incluir as respostas do seu grupo. </w:t>
      </w:r>
    </w:p>
    <w:p w14:paraId="669C7A60" w14:textId="77777777" w:rsidR="00B62E53" w:rsidRDefault="00B62E53" w:rsidP="00B62E53">
      <w:pPr>
        <w:pStyle w:val="Corpodetexto2"/>
        <w:widowControl w:val="0"/>
        <w:rPr>
          <w:rFonts w:asciiTheme="minorHAnsi" w:hAnsiTheme="minorHAnsi" w:cstheme="minorHAnsi"/>
        </w:rPr>
      </w:pPr>
      <w:r w:rsidRPr="00F8484A">
        <w:rPr>
          <w:rFonts w:asciiTheme="minorHAnsi" w:hAnsiTheme="minorHAnsi" w:cstheme="minorHAnsi"/>
          <w:highlight w:val="yellow"/>
        </w:rPr>
        <w:t>D</w:t>
      </w:r>
      <w:r>
        <w:rPr>
          <w:rFonts w:asciiTheme="minorHAnsi" w:hAnsiTheme="minorHAnsi" w:cstheme="minorHAnsi"/>
          <w:highlight w:val="yellow"/>
        </w:rPr>
        <w:t>ica 2</w:t>
      </w:r>
      <w:r w:rsidRPr="00F8484A">
        <w:rPr>
          <w:rFonts w:asciiTheme="minorHAnsi" w:hAnsiTheme="minorHAnsi" w:cstheme="minorHAnsi"/>
          <w:highlight w:val="yellow"/>
        </w:rPr>
        <w:t xml:space="preserve">: </w:t>
      </w:r>
      <w:r w:rsidRPr="00B62E53">
        <w:rPr>
          <w:rFonts w:asciiTheme="minorHAnsi" w:hAnsiTheme="minorHAnsi" w:cstheme="minorHAnsi"/>
          <w:highlight w:val="yellow"/>
        </w:rPr>
        <w:t xml:space="preserve">Após a apresentação do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do Modelo de Negócio, explique como cada item do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foi validado com os potenciais clientes e usuários. Se achar útil, utilize ferramentas como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Canvanizer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(</w:t>
      </w:r>
      <w:hyperlink r:id="rId23" w:history="1">
        <w:r w:rsidRPr="00B62E53">
          <w:rPr>
            <w:rStyle w:val="Hyperlink"/>
            <w:rFonts w:asciiTheme="minorHAnsi" w:hAnsiTheme="minorHAnsi" w:cstheme="minorHAnsi"/>
            <w:highlight w:val="yellow"/>
          </w:rPr>
          <w:t>www.canvanizer.com</w:t>
        </w:r>
      </w:hyperlink>
      <w:r w:rsidRPr="00B62E53">
        <w:rPr>
          <w:rFonts w:asciiTheme="minorHAnsi" w:hAnsiTheme="minorHAnsi" w:cstheme="minorHAnsi"/>
          <w:highlight w:val="yellow"/>
        </w:rPr>
        <w:t xml:space="preserve">) ou o Lean </w:t>
      </w:r>
      <w:proofErr w:type="spellStart"/>
      <w:r w:rsidRPr="00B62E53">
        <w:rPr>
          <w:rFonts w:asciiTheme="minorHAnsi" w:hAnsiTheme="minorHAnsi" w:cstheme="minorHAnsi"/>
          <w:highlight w:val="yellow"/>
        </w:rPr>
        <w:t>Launch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Lab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(</w:t>
      </w:r>
      <w:hyperlink r:id="rId24" w:history="1">
        <w:r w:rsidRPr="00B62E53">
          <w:rPr>
            <w:rStyle w:val="Hyperlink"/>
            <w:rFonts w:asciiTheme="minorHAnsi" w:hAnsiTheme="minorHAnsi" w:cstheme="minorHAnsi"/>
            <w:highlight w:val="yellow"/>
          </w:rPr>
          <w:t>www.leanlaunchlab.com</w:t>
        </w:r>
      </w:hyperlink>
      <w:r w:rsidRPr="00B62E53">
        <w:rPr>
          <w:rFonts w:asciiTheme="minorHAnsi" w:hAnsiTheme="minorHAnsi" w:cstheme="minorHAnsi"/>
          <w:highlight w:val="yellow"/>
        </w:rPr>
        <w:t xml:space="preserve">) para desenvolver e testar o seu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. O Lean </w:t>
      </w:r>
      <w:proofErr w:type="spellStart"/>
      <w:r w:rsidRPr="00B62E53">
        <w:rPr>
          <w:rFonts w:asciiTheme="minorHAnsi" w:hAnsiTheme="minorHAnsi" w:cstheme="minorHAnsi"/>
          <w:highlight w:val="yellow"/>
        </w:rPr>
        <w:t>Launch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Lab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é uma versão paga, mas há uma opção gratuita que pode ser utilizado por um único usuário. Este usuário/senha pode ser único e compartilhado por todos do grupo.</w:t>
      </w:r>
      <w:r>
        <w:rPr>
          <w:rFonts w:asciiTheme="minorHAnsi" w:hAnsiTheme="minorHAnsi" w:cstheme="minorHAnsi"/>
        </w:rPr>
        <w:t xml:space="preserve">  </w:t>
      </w:r>
    </w:p>
    <w:p w14:paraId="1C0F9CE1" w14:textId="77777777" w:rsidR="00CB37CD" w:rsidRDefault="00CB37CD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E021BB6" w14:textId="517A962A" w:rsidR="00B62E53" w:rsidRDefault="00C1533C" w:rsidP="00C1533C">
      <w:pPr>
        <w:pStyle w:val="Corpodetexto2"/>
        <w:widowControl w:val="0"/>
        <w:ind w:left="-993"/>
        <w:rPr>
          <w:rFonts w:asciiTheme="minorHAnsi" w:hAnsiTheme="minorHAnsi" w:cstheme="minorHAnsi"/>
        </w:rPr>
        <w:sectPr w:rsidR="00B62E53" w:rsidSect="00F3696C"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6DFAFFC" wp14:editId="7DAD1044">
            <wp:extent cx="6737619" cy="35052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712"/>
                    <a:stretch/>
                  </pic:blipFill>
                  <pic:spPr bwMode="auto">
                    <a:xfrm>
                      <a:off x="0" y="0"/>
                      <a:ext cx="6755984" cy="351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E2E4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263380" w14:textId="77777777" w:rsidR="00B62E53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F4FB68" wp14:editId="4E5D8512">
            <wp:simplePos x="0" y="0"/>
            <wp:positionH relativeFrom="column">
              <wp:posOffset>-544</wp:posOffset>
            </wp:positionH>
            <wp:positionV relativeFrom="paragraph">
              <wp:posOffset>-192133</wp:posOffset>
            </wp:positionV>
            <wp:extent cx="9010800" cy="5342400"/>
            <wp:effectExtent l="0" t="0" r="0" b="0"/>
            <wp:wrapNone/>
            <wp:docPr id="3" name="Imagem 3" descr="http://viversemchefe.com/wp-content/uploads/2012/05/Tela-de-modelo-de-neg%C3%B3cios-v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versemchefe.com/wp-content/uploads/2012/05/Tela-de-modelo-de-neg%C3%B3cios-v2.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12500" r="5073" b="9906"/>
                    <a:stretch/>
                  </pic:blipFill>
                  <pic:spPr bwMode="auto">
                    <a:xfrm>
                      <a:off x="0" y="0"/>
                      <a:ext cx="9010800" cy="53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273D8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F72DDBE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64B1854F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95405E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772954D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1D6A1E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20D3F2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13BC1A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C80633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46BA02F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FECE51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1CADA5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D3E5F1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CD1FDFE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F09EBE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AAC468C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E1B613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B6C8A11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DF96BE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4ADE39F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022F04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4D287A5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3BAA7A97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62DCECC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66316B6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26B439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80C10D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1EE783A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Canvas</w:t>
      </w:r>
      <w:proofErr w:type="spellEnd"/>
      <w:r>
        <w:rPr>
          <w:rFonts w:asciiTheme="minorHAnsi" w:hAnsiTheme="minorHAnsi" w:cstheme="minorHAnsi"/>
        </w:rPr>
        <w:t xml:space="preserve"> do Modelo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38"/>
        <w:gridCol w:w="2741"/>
        <w:gridCol w:w="1384"/>
        <w:gridCol w:w="1353"/>
        <w:gridCol w:w="2737"/>
        <w:gridCol w:w="2741"/>
      </w:tblGrid>
      <w:tr w:rsidR="00187371" w14:paraId="7FD2D5E6" w14:textId="77777777" w:rsidTr="00187371">
        <w:tc>
          <w:tcPr>
            <w:tcW w:w="2768" w:type="dxa"/>
            <w:vMerge w:val="restart"/>
          </w:tcPr>
          <w:p w14:paraId="3486E911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Parcerias-chave</w:t>
            </w:r>
          </w:p>
          <w:p w14:paraId="36A7FA29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534BE39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3728DE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4CBB117D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Atividades-chave</w:t>
            </w:r>
          </w:p>
          <w:p w14:paraId="3F9ACD30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0BE900B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gridSpan w:val="2"/>
            <w:vMerge w:val="restart"/>
          </w:tcPr>
          <w:p w14:paraId="19A8B52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Proposta de Valor</w:t>
            </w:r>
          </w:p>
          <w:p w14:paraId="783AC473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018F78D3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781AF2A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Relações com os clientes</w:t>
            </w:r>
          </w:p>
          <w:p w14:paraId="3CDC76EB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70CAF0D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 w:val="restart"/>
          </w:tcPr>
          <w:p w14:paraId="3486F97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Segmentos de clientes</w:t>
            </w:r>
          </w:p>
          <w:p w14:paraId="391C55D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0F16FC1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</w:tr>
      <w:tr w:rsidR="00187371" w14:paraId="08E3CEDA" w14:textId="77777777" w:rsidTr="00187371">
        <w:tc>
          <w:tcPr>
            <w:tcW w:w="2768" w:type="dxa"/>
            <w:vMerge/>
          </w:tcPr>
          <w:p w14:paraId="5664D1F0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74D6C7E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Recursos-chave</w:t>
            </w:r>
          </w:p>
          <w:p w14:paraId="6EC05324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3428516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gridSpan w:val="2"/>
            <w:vMerge/>
          </w:tcPr>
          <w:p w14:paraId="09F8845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1DF903C6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Canais</w:t>
            </w:r>
          </w:p>
          <w:p w14:paraId="75128F6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4155A4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  <w:p w14:paraId="22347404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/>
          </w:tcPr>
          <w:p w14:paraId="51536F5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  <w:tr w:rsidR="00187371" w14:paraId="7E332A3D" w14:textId="77777777" w:rsidTr="00A33779">
        <w:tc>
          <w:tcPr>
            <w:tcW w:w="6935" w:type="dxa"/>
            <w:gridSpan w:val="3"/>
          </w:tcPr>
          <w:p w14:paraId="26833E0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Estrutura de custos</w:t>
            </w:r>
          </w:p>
          <w:p w14:paraId="13EFCBF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71719840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6909" w:type="dxa"/>
            <w:gridSpan w:val="3"/>
          </w:tcPr>
          <w:p w14:paraId="2DEACC4F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Fontes de receita</w:t>
            </w:r>
          </w:p>
          <w:p w14:paraId="23ACAC52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25B936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</w:tbl>
    <w:p w14:paraId="6AC910D7" w14:textId="32F2DF93" w:rsidR="003F14C0" w:rsidRDefault="003F14C0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71497D6" w14:textId="77777777" w:rsidR="003F14C0" w:rsidRPr="003F14C0" w:rsidRDefault="003F14C0" w:rsidP="003F14C0"/>
    <w:p w14:paraId="2A77E6CA" w14:textId="4C11C7B4" w:rsidR="003F14C0" w:rsidRDefault="003F14C0" w:rsidP="003F14C0"/>
    <w:p w14:paraId="612731DC" w14:textId="2888BF1D" w:rsidR="003F14C0" w:rsidRDefault="003F14C0" w:rsidP="003F14C0">
      <w:pPr>
        <w:tabs>
          <w:tab w:val="left" w:pos="2235"/>
        </w:tabs>
      </w:pPr>
      <w:r>
        <w:tab/>
      </w:r>
    </w:p>
    <w:p w14:paraId="0FF2378E" w14:textId="5A49FFE0" w:rsidR="003F14C0" w:rsidRDefault="003F14C0" w:rsidP="003F14C0"/>
    <w:p w14:paraId="63EA248A" w14:textId="77777777" w:rsidR="00B62E53" w:rsidRPr="003F14C0" w:rsidRDefault="00B62E53" w:rsidP="003F14C0">
      <w:pPr>
        <w:sectPr w:rsidR="00B62E53" w:rsidRPr="003F14C0" w:rsidSect="00B62E53">
          <w:pgSz w:w="16840" w:h="11907" w:orient="landscape" w:code="9"/>
          <w:pgMar w:top="1701" w:right="1718" w:bottom="1701" w:left="1418" w:header="709" w:footer="709" w:gutter="0"/>
          <w:cols w:space="708"/>
          <w:docGrid w:linePitch="360"/>
        </w:sectPr>
      </w:pPr>
    </w:p>
    <w:p w14:paraId="4941D8A1" w14:textId="361D27B2" w:rsidR="00993E0C" w:rsidRPr="00782619" w:rsidRDefault="00775FD8" w:rsidP="00993E0C">
      <w:pPr>
        <w:pStyle w:val="Livro1"/>
        <w:rPr>
          <w:rFonts w:asciiTheme="minorHAnsi" w:hAnsiTheme="minorHAnsi" w:cstheme="minorHAnsi"/>
          <w:highlight w:val="red"/>
        </w:rPr>
      </w:pPr>
      <w:bookmarkStart w:id="520" w:name="_Toc374320967"/>
      <w:r w:rsidRPr="00782619">
        <w:rPr>
          <w:rFonts w:asciiTheme="minorHAnsi" w:hAnsiTheme="minorHAnsi" w:cstheme="minorHAnsi"/>
          <w:highlight w:val="red"/>
        </w:rPr>
        <w:lastRenderedPageBreak/>
        <w:t>Análise da Viabilidade Econômica e Financeira</w:t>
      </w:r>
    </w:p>
    <w:p w14:paraId="49D35702" w14:textId="608021B8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(é necessário um mínimo de planejamento financeiro para ter certeza que sua empresa é </w:t>
      </w:r>
      <w:r w:rsidR="005C2943" w:rsidRPr="00ED09B5">
        <w:rPr>
          <w:rFonts w:asciiTheme="minorHAnsi" w:hAnsiTheme="minorHAnsi" w:cstheme="minorHAnsi"/>
          <w:highlight w:val="yellow"/>
        </w:rPr>
        <w:t>sustentável</w:t>
      </w:r>
      <w:r w:rsidRPr="00ED09B5">
        <w:rPr>
          <w:rFonts w:asciiTheme="minorHAnsi" w:hAnsiTheme="minorHAnsi" w:cstheme="minorHAnsi"/>
          <w:highlight w:val="yellow"/>
        </w:rPr>
        <w:t xml:space="preserve">. Mesmo que você tenha pouco contato com essa temática, é importante entender conceitos básicos de contabilidade e de planejamento de </w:t>
      </w:r>
      <w:r w:rsidR="00463091" w:rsidRPr="00ED09B5">
        <w:rPr>
          <w:rFonts w:asciiTheme="minorHAnsi" w:hAnsiTheme="minorHAnsi" w:cstheme="minorHAnsi"/>
          <w:highlight w:val="yellow"/>
        </w:rPr>
        <w:t>precificação o</w:t>
      </w:r>
      <w:r w:rsidRPr="00ED09B5">
        <w:rPr>
          <w:rFonts w:asciiTheme="minorHAnsi" w:hAnsiTheme="minorHAnsi" w:cstheme="minorHAnsi"/>
          <w:highlight w:val="yellow"/>
        </w:rPr>
        <w:t>, os itens mais importantes aqui são:</w:t>
      </w:r>
    </w:p>
    <w:p w14:paraId="0E447887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CE391D" w14:textId="32F2AE2D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Custos Fixos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aqueles que você terá que gastar de qualquer maneira, vendendo ou não</w:t>
      </w:r>
    </w:p>
    <w:p w14:paraId="081C82C6" w14:textId="40F43E2D" w:rsidR="00993E0C" w:rsidRPr="00ED09B5" w:rsidRDefault="00993E0C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Time</w:t>
      </w:r>
    </w:p>
    <w:p w14:paraId="6708355E" w14:textId="74653907" w:rsidR="00993E0C" w:rsidRPr="00ED09B5" w:rsidRDefault="00993E0C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Estrutura</w:t>
      </w:r>
      <w:r w:rsidR="00A65741" w:rsidRPr="00ED09B5">
        <w:rPr>
          <w:rFonts w:asciiTheme="minorHAnsi" w:hAnsiTheme="minorHAnsi" w:cstheme="minorHAnsi"/>
          <w:highlight w:val="yellow"/>
        </w:rPr>
        <w:t>, escritório e afins</w:t>
      </w:r>
    </w:p>
    <w:p w14:paraId="7032E0B7" w14:textId="6AE3B155" w:rsidR="00A65741" w:rsidRPr="00ED09B5" w:rsidRDefault="00A65741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Tecnologia</w:t>
      </w:r>
    </w:p>
    <w:p w14:paraId="750214D1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82B8EC4" w14:textId="73C3242D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Custos Variáveis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aqueles que dependem diretamente do teu número de vendas</w:t>
      </w:r>
    </w:p>
    <w:p w14:paraId="6235FC4D" w14:textId="314A4F33" w:rsidR="00993E0C" w:rsidRPr="00ED09B5" w:rsidRDefault="00993E0C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Marketing</w:t>
      </w:r>
    </w:p>
    <w:p w14:paraId="4C1D0923" w14:textId="1A87E6AE" w:rsidR="00993E0C" w:rsidRPr="00ED09B5" w:rsidRDefault="00A65741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Matérias primas</w:t>
      </w:r>
    </w:p>
    <w:p w14:paraId="7B2A22D9" w14:textId="74ED6B0F" w:rsidR="00A65741" w:rsidRPr="00ED09B5" w:rsidRDefault="00A65741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Comissão de vendas</w:t>
      </w:r>
    </w:p>
    <w:p w14:paraId="75706C08" w14:textId="77777777" w:rsidR="00A65741" w:rsidRPr="00ED09B5" w:rsidRDefault="00A6574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726700" w14:textId="34CF52F8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Despesas de construção do negócio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você vai gastar um capital inicial para investimentos em estrutura, prototipagem, legalização do negócio e afins</w:t>
      </w:r>
    </w:p>
    <w:p w14:paraId="3C16F69A" w14:textId="77777777" w:rsidR="00A65741" w:rsidRPr="00ED09B5" w:rsidRDefault="00A6574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ACD223C" w14:textId="2832E9CC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Precificação unitária do produto/serviço</w:t>
      </w:r>
      <w:r w:rsidR="00AE18FD" w:rsidRPr="00ED09B5">
        <w:rPr>
          <w:rFonts w:asciiTheme="minorHAnsi" w:hAnsiTheme="minorHAnsi" w:cstheme="minorHAnsi"/>
          <w:highlight w:val="yellow"/>
        </w:rPr>
        <w:t xml:space="preserve"> – quanto custará o seu produto/serviço? Como você justifica esse preço em relação aos seus custos e ao preço das soluções concorrentes?</w:t>
      </w:r>
    </w:p>
    <w:p w14:paraId="20639AB6" w14:textId="77777777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8B2BB70" w14:textId="6D7ECD94" w:rsidR="00993E0C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Projeção de vendas</w:t>
      </w:r>
      <w:r w:rsidR="00AE18FD" w:rsidRPr="00ED09B5">
        <w:rPr>
          <w:rFonts w:asciiTheme="minorHAnsi" w:hAnsiTheme="minorHAnsi" w:cstheme="minorHAnsi"/>
          <w:highlight w:val="yellow"/>
        </w:rPr>
        <w:t xml:space="preserve"> – vendas não começam fortes, então existe um volume inicial que crescerá ao longo da vida de empresa. Quais são os números para o primeiro ano de funcionamento da empresa?</w:t>
      </w:r>
    </w:p>
    <w:p w14:paraId="284896FD" w14:textId="77777777" w:rsidR="000B1898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F6E077C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 xml:space="preserve">A variável </w:t>
      </w:r>
      <w:r w:rsidRPr="001F1286">
        <w:rPr>
          <w:rFonts w:asciiTheme="minorHAnsi" w:hAnsiTheme="minorHAnsi" w:cstheme="minorHAnsi"/>
          <w:b/>
          <w:highlight w:val="yellow"/>
        </w:rPr>
        <w:t>preço</w:t>
      </w:r>
      <w:r w:rsidRPr="00DF7562">
        <w:rPr>
          <w:rFonts w:asciiTheme="minorHAnsi" w:hAnsiTheme="minorHAnsi" w:cstheme="minorHAnsi"/>
          <w:highlight w:val="yellow"/>
        </w:rPr>
        <w:t xml:space="preserve"> está intimamente ligada à qualidade e cr</w:t>
      </w:r>
      <w:r>
        <w:rPr>
          <w:rFonts w:asciiTheme="minorHAnsi" w:hAnsiTheme="minorHAnsi" w:cstheme="minorHAnsi"/>
          <w:highlight w:val="yellow"/>
        </w:rPr>
        <w:t>edibilidade do produto/serviço que irá</w:t>
      </w:r>
      <w:r w:rsidRPr="00DF7562">
        <w:rPr>
          <w:rFonts w:asciiTheme="minorHAnsi" w:hAnsiTheme="minorHAnsi" w:cstheme="minorHAnsi"/>
          <w:highlight w:val="yellow"/>
        </w:rPr>
        <w:t xml:space="preserve"> oferecer, razão pela qual a sua fixação deve ser objeto de  atenção de modo a conseguir chegar a um preço ideal.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>Os principais fatores que condicionam o preço ideal são os custos, os preços da concorrência e o preço psicológico</w:t>
      </w:r>
      <w:r>
        <w:rPr>
          <w:rFonts w:asciiTheme="minorHAnsi" w:hAnsiTheme="minorHAnsi" w:cstheme="minorHAnsi"/>
          <w:highlight w:val="yellow"/>
        </w:rPr>
        <w:t xml:space="preserve"> (preço que o cliente está</w:t>
      </w:r>
      <w:r w:rsidRPr="00DF7562">
        <w:rPr>
          <w:rFonts w:asciiTheme="minorHAnsi" w:hAnsiTheme="minorHAnsi" w:cstheme="minorHAnsi"/>
          <w:highlight w:val="yellow"/>
        </w:rPr>
        <w:t xml:space="preserve"> disposto a pagar).</w:t>
      </w:r>
    </w:p>
    <w:p w14:paraId="4B21ED73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F9F209A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>Assim, será necessário antes de mais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proceder a um cálculo rigoroso dos custos unitários (no qual se devem incluir não só os custos dir</w:t>
      </w:r>
      <w:r>
        <w:rPr>
          <w:rFonts w:asciiTheme="minorHAnsi" w:hAnsiTheme="minorHAnsi" w:cstheme="minorHAnsi"/>
          <w:highlight w:val="yellow"/>
        </w:rPr>
        <w:t>e</w:t>
      </w:r>
      <w:r w:rsidRPr="00DF7562">
        <w:rPr>
          <w:rFonts w:asciiTheme="minorHAnsi" w:hAnsiTheme="minorHAnsi" w:cstheme="minorHAnsi"/>
          <w:highlight w:val="yellow"/>
        </w:rPr>
        <w:t>tos variáveis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mas também uma percentagem dos custos fixos e dos custos de comercialização) de modo a obter um limite mínimo para o preço a praticar.</w:t>
      </w:r>
    </w:p>
    <w:p w14:paraId="46B2AD41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FAD7373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rFonts w:asciiTheme="minorHAnsi" w:hAnsiTheme="minorHAnsi" w:cstheme="minorHAnsi"/>
          <w:highlight w:val="yellow"/>
        </w:rPr>
        <w:t>Em</w:t>
      </w:r>
      <w:r w:rsidRPr="00DF7562">
        <w:rPr>
          <w:rFonts w:asciiTheme="minorHAnsi" w:hAnsiTheme="minorHAnsi" w:cstheme="minorHAnsi"/>
          <w:highlight w:val="yellow"/>
        </w:rPr>
        <w:t xml:space="preserve"> seguida, deve-se fazer uma pesquisa sobre os custos, margens e preços praticados pela concorrência, de modo </w:t>
      </w:r>
      <w:r>
        <w:rPr>
          <w:rFonts w:asciiTheme="minorHAnsi" w:hAnsiTheme="minorHAnsi" w:cstheme="minorHAnsi"/>
          <w:highlight w:val="yellow"/>
        </w:rPr>
        <w:t>a definir</w:t>
      </w:r>
      <w:r w:rsidRPr="00DF7562">
        <w:rPr>
          <w:rFonts w:asciiTheme="minorHAnsi" w:hAnsiTheme="minorHAnsi" w:cstheme="minorHAnsi"/>
          <w:highlight w:val="yellow"/>
        </w:rPr>
        <w:t xml:space="preserve"> qual a melhor estratégia a seguir para conseguir diferenciar-se o mais possível e assim obter </w:t>
      </w:r>
      <w:r>
        <w:rPr>
          <w:rFonts w:asciiTheme="minorHAnsi" w:hAnsiTheme="minorHAnsi" w:cstheme="minorHAnsi"/>
          <w:highlight w:val="yellow"/>
        </w:rPr>
        <w:t>uma fatia</w:t>
      </w:r>
      <w:r w:rsidRPr="00DF7562">
        <w:rPr>
          <w:rFonts w:asciiTheme="minorHAnsi" w:hAnsiTheme="minorHAnsi" w:cstheme="minorHAnsi"/>
          <w:highlight w:val="yellow"/>
        </w:rPr>
        <w:t xml:space="preserve"> de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>mercado.</w:t>
      </w:r>
    </w:p>
    <w:p w14:paraId="4C32DEA4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6940794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>Por fim, e apesar de ser uma tarefa mais difícil, deve-se tentar estimar o preço psicológico, isto é, a percepção pessoal de valor que os consumidores atribuem ao produto ou serviço.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 xml:space="preserve">Deste modo a fixação do preço não se deve limitar à fixação de uma </w:t>
      </w:r>
      <w:r w:rsidRPr="00DF7562">
        <w:rPr>
          <w:rFonts w:asciiTheme="minorHAnsi" w:hAnsiTheme="minorHAnsi" w:cstheme="minorHAnsi"/>
          <w:highlight w:val="yellow"/>
        </w:rPr>
        <w:lastRenderedPageBreak/>
        <w:t>margem sobre os custos unitários. No entanto, não se deve cair no erro de tentar entrar no mercado com preços excessivamente baixos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pois isso pode dar uma imagem de pouca qualidade, além de que depois </w:t>
      </w:r>
      <w:r>
        <w:rPr>
          <w:rFonts w:asciiTheme="minorHAnsi" w:hAnsiTheme="minorHAnsi" w:cstheme="minorHAnsi"/>
          <w:highlight w:val="yellow"/>
        </w:rPr>
        <w:t>tornar-se</w:t>
      </w:r>
      <w:r w:rsidRPr="00DF7562">
        <w:rPr>
          <w:rFonts w:asciiTheme="minorHAnsi" w:hAnsiTheme="minorHAnsi" w:cstheme="minorHAnsi"/>
          <w:highlight w:val="yellow"/>
        </w:rPr>
        <w:t xml:space="preserve"> difícil proceder à sua subida.</w:t>
      </w:r>
    </w:p>
    <w:p w14:paraId="07F395FB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6CD702A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 xml:space="preserve">Poderá também ser conveniente proceder ao cálculo do </w:t>
      </w:r>
      <w:r>
        <w:rPr>
          <w:rFonts w:asciiTheme="minorHAnsi" w:hAnsiTheme="minorHAnsi" w:cstheme="minorHAnsi"/>
          <w:highlight w:val="yellow"/>
        </w:rPr>
        <w:t>Break-</w:t>
      </w:r>
      <w:proofErr w:type="spellStart"/>
      <w:r>
        <w:rPr>
          <w:rFonts w:asciiTheme="minorHAnsi" w:hAnsiTheme="minorHAnsi" w:cstheme="minorHAnsi"/>
          <w:highlight w:val="yellow"/>
        </w:rPr>
        <w:t>Even</w:t>
      </w:r>
      <w:proofErr w:type="spellEnd"/>
      <w:r>
        <w:rPr>
          <w:rFonts w:asciiTheme="minorHAnsi" w:hAnsiTheme="minorHAnsi" w:cstheme="minorHAnsi"/>
          <w:highlight w:val="yellow"/>
        </w:rPr>
        <w:t xml:space="preserve"> Point</w:t>
      </w:r>
      <w:r w:rsidRPr="00DF7562">
        <w:rPr>
          <w:rFonts w:asciiTheme="minorHAnsi" w:hAnsiTheme="minorHAnsi" w:cstheme="minorHAnsi"/>
          <w:highlight w:val="yellow"/>
        </w:rPr>
        <w:t>, isto é, determinar a quantidade que se deverá vender (e produzir) de modo a obter lucro zero de modo a avaliar as perspectivas de rentabilidade.</w:t>
      </w:r>
    </w:p>
    <w:p w14:paraId="3254B4A7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A349C0" w14:textId="77777777" w:rsidR="000B1898" w:rsidRDefault="000B1898" w:rsidP="000B189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Theme="minorHAnsi" w:hAnsiTheme="minorHAnsi" w:cstheme="minorHAnsi"/>
          <w:highlight w:val="yellow"/>
        </w:rPr>
      </w:pPr>
      <w:r w:rsidRPr="000B1898">
        <w:rPr>
          <w:rFonts w:asciiTheme="minorHAnsi" w:hAnsiTheme="minorHAnsi" w:cstheme="minorHAnsi"/>
          <w:highlight w:val="yellow"/>
        </w:rPr>
        <w:t>O Break-</w:t>
      </w:r>
      <w:proofErr w:type="spellStart"/>
      <w:r w:rsidRPr="000B1898">
        <w:rPr>
          <w:rFonts w:asciiTheme="minorHAnsi" w:hAnsiTheme="minorHAnsi" w:cstheme="minorHAnsi"/>
          <w:highlight w:val="yellow"/>
        </w:rPr>
        <w:t>Even</w:t>
      </w:r>
      <w:proofErr w:type="spellEnd"/>
      <w:r w:rsidRPr="000B1898">
        <w:rPr>
          <w:rFonts w:asciiTheme="minorHAnsi" w:hAnsiTheme="minorHAnsi" w:cstheme="minorHAnsi"/>
          <w:highlight w:val="yellow"/>
        </w:rPr>
        <w:t xml:space="preserve"> Point (em português Ponto Crítico de Vendas) representa a quantidade de bens e serviços que uma empresa tem de vender de forma a que o valor total dos proveitos obtidos com as vendas iguala o total de custos (incluindo os custos fixos e os custos variáveis) em que a empresa incorre para produzir e comercializar essa, mesma quantidade. </w:t>
      </w:r>
    </w:p>
    <w:p w14:paraId="715137D8" w14:textId="77777777" w:rsidR="000B1898" w:rsidRPr="000B1898" w:rsidRDefault="000B1898" w:rsidP="000B189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Theme="minorHAnsi" w:hAnsiTheme="minorHAnsi" w:cstheme="minorHAnsi"/>
          <w:highlight w:val="yellow"/>
        </w:rPr>
      </w:pPr>
      <w:r w:rsidRPr="000B1898">
        <w:rPr>
          <w:rFonts w:asciiTheme="minorHAnsi" w:hAnsiTheme="minorHAnsi" w:cstheme="minorHAnsi"/>
          <w:highlight w:val="yellow"/>
        </w:rPr>
        <w:t>O cálculo da análise do Break-</w:t>
      </w:r>
      <w:proofErr w:type="spellStart"/>
      <w:r w:rsidRPr="000B1898">
        <w:rPr>
          <w:rFonts w:asciiTheme="minorHAnsi" w:hAnsiTheme="minorHAnsi" w:cstheme="minorHAnsi"/>
          <w:highlight w:val="yellow"/>
        </w:rPr>
        <w:t>Even</w:t>
      </w:r>
      <w:proofErr w:type="spellEnd"/>
      <w:r w:rsidRPr="000B1898">
        <w:rPr>
          <w:rFonts w:asciiTheme="minorHAnsi" w:hAnsiTheme="minorHAnsi" w:cstheme="minorHAnsi"/>
          <w:highlight w:val="yellow"/>
        </w:rPr>
        <w:t xml:space="preserve"> Point permite efetuar simulações quanto aos resultados da </w:t>
      </w:r>
      <w:r>
        <w:rPr>
          <w:rFonts w:asciiTheme="minorHAnsi" w:hAnsiTheme="minorHAnsi" w:cstheme="minorHAnsi"/>
          <w:highlight w:val="yellow"/>
        </w:rPr>
        <w:t>startup</w:t>
      </w:r>
      <w:r w:rsidRPr="000B1898">
        <w:rPr>
          <w:rFonts w:asciiTheme="minorHAnsi" w:hAnsiTheme="minorHAnsi" w:cstheme="minorHAnsi"/>
          <w:highlight w:val="yellow"/>
        </w:rPr>
        <w:t xml:space="preserve">, sendo muito utilizado na realização de análises de viabilidade pois permite conhecer a dimensão mínima necessária para tornar </w:t>
      </w:r>
      <w:r>
        <w:rPr>
          <w:rFonts w:asciiTheme="minorHAnsi" w:hAnsiTheme="minorHAnsi" w:cstheme="minorHAnsi"/>
          <w:highlight w:val="yellow"/>
        </w:rPr>
        <w:t>uma startup lucrativa</w:t>
      </w:r>
      <w:r w:rsidRPr="000B1898">
        <w:rPr>
          <w:rFonts w:asciiTheme="minorHAnsi" w:hAnsiTheme="minorHAnsi" w:cstheme="minorHAnsi"/>
          <w:highlight w:val="yellow"/>
        </w:rPr>
        <w:t>.</w:t>
      </w:r>
    </w:p>
    <w:p w14:paraId="03D51F70" w14:textId="77777777" w:rsidR="000B1898" w:rsidRPr="00ED09B5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66B91A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B2C84EA" w14:textId="77777777" w:rsidR="00AE18FD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Lembre-se</w:t>
      </w:r>
      <w:r w:rsidR="00AE18FD" w:rsidRPr="00ED09B5">
        <w:rPr>
          <w:rFonts w:asciiTheme="minorHAnsi" w:hAnsiTheme="minorHAnsi" w:cstheme="minorHAnsi"/>
          <w:highlight w:val="yellow"/>
        </w:rPr>
        <w:t>:</w:t>
      </w:r>
    </w:p>
    <w:p w14:paraId="38082FD8" w14:textId="39CF73BE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V</w:t>
      </w:r>
      <w:r w:rsidR="00993E0C" w:rsidRPr="00ED09B5">
        <w:rPr>
          <w:rFonts w:asciiTheme="minorHAnsi" w:hAnsiTheme="minorHAnsi" w:cstheme="minorHAnsi"/>
          <w:highlight w:val="yellow"/>
        </w:rPr>
        <w:t xml:space="preserve">ocê deve ser o mais pessimista possível em sua análise, pensando que vai gastar muito mais e vai receber muito menos do que originalmente planejado. </w:t>
      </w:r>
    </w:p>
    <w:p w14:paraId="07C595B7" w14:textId="77777777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</w:t>
      </w:r>
      <w:r w:rsidR="00993E0C" w:rsidRPr="00ED09B5">
        <w:rPr>
          <w:rFonts w:asciiTheme="minorHAnsi" w:hAnsiTheme="minorHAnsi" w:cstheme="minorHAnsi"/>
          <w:highlight w:val="yellow"/>
        </w:rPr>
        <w:t>Para facilitar você pode incluir planilhas simples e/ou uma diagramação que facilite o rápido entendimento e absorção do conteúdo.</w:t>
      </w:r>
      <w:r w:rsidRPr="00ED09B5">
        <w:rPr>
          <w:rFonts w:asciiTheme="minorHAnsi" w:hAnsiTheme="minorHAnsi" w:cstheme="minorHAnsi"/>
          <w:highlight w:val="yellow"/>
        </w:rPr>
        <w:t xml:space="preserve"> </w:t>
      </w:r>
    </w:p>
    <w:p w14:paraId="414378A8" w14:textId="22B3F4CF" w:rsidR="00993E0C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Pense em um espaço curto de tempo, onde você sairá do zero e percorrerá no máximo 24 meses</w:t>
      </w:r>
      <w:r w:rsidR="00993E0C" w:rsidRPr="00ED09B5">
        <w:rPr>
          <w:rFonts w:asciiTheme="minorHAnsi" w:hAnsiTheme="minorHAnsi" w:cstheme="minorHAnsi"/>
          <w:highlight w:val="yellow"/>
        </w:rPr>
        <w:t>)</w:t>
      </w:r>
    </w:p>
    <w:p w14:paraId="6AFE78AA" w14:textId="77777777" w:rsidR="00047F43" w:rsidRDefault="00047F43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br w:type="page"/>
      </w:r>
    </w:p>
    <w:p w14:paraId="5CAE5D92" w14:textId="77777777" w:rsidR="000B1898" w:rsidRPr="00ED09B5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31CEE15" w14:textId="0A835271" w:rsidR="00993E0C" w:rsidRPr="00463091" w:rsidRDefault="00993E0C" w:rsidP="00047F43">
      <w:pPr>
        <w:pStyle w:val="Livro1"/>
        <w:rPr>
          <w:rFonts w:asciiTheme="minorHAnsi" w:hAnsiTheme="minorHAnsi" w:cstheme="minorHAnsi"/>
        </w:rPr>
      </w:pPr>
      <w:r w:rsidRPr="00463091">
        <w:rPr>
          <w:rFonts w:asciiTheme="minorHAnsi" w:hAnsiTheme="minorHAnsi" w:cstheme="minorHAnsi"/>
        </w:rPr>
        <w:t>Validação e protótipo</w:t>
      </w:r>
    </w:p>
    <w:p w14:paraId="4AEB6F56" w14:textId="6D34A57B" w:rsidR="00E04584" w:rsidRPr="001763C5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2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22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Com objetivo de se verificar as hipóteses, a pesquisa foi lançada para um público variado e constatou que as pessoas em interesse em alguma ferramenta tecnológica que possa beneficiar o histórico de informações de saúde e transporte/locais de pronto atendimento em uma emergência.</w:t>
      </w:r>
    </w:p>
    <w:p w14:paraId="17BD4510" w14:textId="530F4782" w:rsidR="00E04584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</w:p>
    <w:p w14:paraId="0C37381F" w14:textId="77777777" w:rsidR="00E04584" w:rsidRPr="00E04584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</w:p>
    <w:p w14:paraId="2204423F" w14:textId="77777777" w:rsidR="00E04584" w:rsidRDefault="00E04584" w:rsidP="00E04584">
      <w:pPr>
        <w:jc w:val="center"/>
        <w:rPr>
          <w:bCs/>
        </w:rPr>
      </w:pPr>
    </w:p>
    <w:p w14:paraId="58B42C39" w14:textId="77777777" w:rsidR="00E04584" w:rsidRDefault="00E04584" w:rsidP="00E04584">
      <w:pPr>
        <w:jc w:val="center"/>
        <w:rPr>
          <w:bCs/>
        </w:rPr>
      </w:pPr>
    </w:p>
    <w:p w14:paraId="12D80373" w14:textId="1AC27647" w:rsidR="00E04584" w:rsidRDefault="00E04584" w:rsidP="00E04584">
      <w:pPr>
        <w:jc w:val="center"/>
        <w:rPr>
          <w:bCs/>
        </w:rPr>
      </w:pPr>
    </w:p>
    <w:p w14:paraId="6BE81EC3" w14:textId="77777777" w:rsidR="00E04584" w:rsidRDefault="00E04584" w:rsidP="00E04584">
      <w:pPr>
        <w:jc w:val="center"/>
        <w:rPr>
          <w:bCs/>
        </w:rPr>
      </w:pPr>
    </w:p>
    <w:p w14:paraId="352A12CC" w14:textId="77777777" w:rsidR="00E04584" w:rsidRDefault="00E04584" w:rsidP="00E04584">
      <w:pPr>
        <w:jc w:val="center"/>
        <w:rPr>
          <w:bCs/>
        </w:rPr>
      </w:pPr>
    </w:p>
    <w:p w14:paraId="280892FE" w14:textId="77777777" w:rsidR="00E04584" w:rsidRDefault="00E04584" w:rsidP="00E04584">
      <w:pPr>
        <w:jc w:val="center"/>
        <w:rPr>
          <w:bCs/>
        </w:rPr>
      </w:pPr>
    </w:p>
    <w:p w14:paraId="3A3000F6" w14:textId="77777777" w:rsidR="00E04584" w:rsidRDefault="00E04584" w:rsidP="00E04584">
      <w:pPr>
        <w:jc w:val="center"/>
        <w:rPr>
          <w:bCs/>
        </w:rPr>
      </w:pPr>
    </w:p>
    <w:p w14:paraId="242E4B53" w14:textId="2AE249C8" w:rsidR="00E04584" w:rsidRDefault="00E04584" w:rsidP="00E04584">
      <w:pPr>
        <w:jc w:val="center"/>
        <w:rPr>
          <w:bCs/>
        </w:rPr>
      </w:pPr>
    </w:p>
    <w:p w14:paraId="76126290" w14:textId="034B7D7D" w:rsidR="00E04584" w:rsidRDefault="00E04584" w:rsidP="00E04584">
      <w:pPr>
        <w:jc w:val="center"/>
        <w:rPr>
          <w:bCs/>
        </w:rPr>
      </w:pPr>
    </w:p>
    <w:p w14:paraId="49C37894" w14:textId="77777777" w:rsidR="00F73B51" w:rsidRDefault="00F73B51" w:rsidP="00E04584">
      <w:pPr>
        <w:jc w:val="center"/>
        <w:rPr>
          <w:bCs/>
        </w:rPr>
      </w:pPr>
    </w:p>
    <w:p w14:paraId="6EEFACD6" w14:textId="5015844C" w:rsidR="00F73B51" w:rsidRDefault="00F73B51" w:rsidP="00F73B51">
      <w:pPr>
        <w:ind w:left="-1418"/>
        <w:jc w:val="center"/>
        <w:rPr>
          <w:bCs/>
        </w:rPr>
      </w:pPr>
      <w:r>
        <w:rPr>
          <w:noProof/>
        </w:rPr>
        <w:drawing>
          <wp:inline distT="0" distB="0" distL="0" distR="0" wp14:anchorId="64814108" wp14:editId="1E2B4213">
            <wp:extent cx="6997095" cy="267940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70" b="13704"/>
                    <a:stretch/>
                  </pic:blipFill>
                  <pic:spPr bwMode="auto">
                    <a:xfrm>
                      <a:off x="0" y="0"/>
                      <a:ext cx="7024383" cy="268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E6FA" w14:textId="77777777" w:rsidR="00F73B51" w:rsidRDefault="00F73B51" w:rsidP="00E04584">
      <w:pPr>
        <w:jc w:val="center"/>
        <w:rPr>
          <w:bCs/>
        </w:rPr>
      </w:pPr>
    </w:p>
    <w:p w14:paraId="38A774F8" w14:textId="77777777" w:rsidR="00F73B51" w:rsidRDefault="00F73B51" w:rsidP="00E04584">
      <w:pPr>
        <w:jc w:val="center"/>
        <w:rPr>
          <w:bCs/>
        </w:rPr>
      </w:pPr>
    </w:p>
    <w:p w14:paraId="0FBB1B35" w14:textId="77777777" w:rsidR="00F73B51" w:rsidRDefault="00F73B51" w:rsidP="00E04584">
      <w:pPr>
        <w:jc w:val="center"/>
        <w:rPr>
          <w:bCs/>
        </w:rPr>
      </w:pPr>
    </w:p>
    <w:p w14:paraId="25FF85C7" w14:textId="77777777" w:rsidR="00F73B51" w:rsidRDefault="00F73B51" w:rsidP="00E04584">
      <w:pPr>
        <w:jc w:val="center"/>
        <w:rPr>
          <w:bCs/>
        </w:rPr>
      </w:pPr>
    </w:p>
    <w:p w14:paraId="0141BD30" w14:textId="77777777" w:rsidR="00F73B51" w:rsidRDefault="00F73B51" w:rsidP="00E04584">
      <w:pPr>
        <w:jc w:val="center"/>
        <w:rPr>
          <w:bCs/>
        </w:rPr>
      </w:pPr>
    </w:p>
    <w:p w14:paraId="6D739B29" w14:textId="77777777" w:rsidR="00F73B51" w:rsidRDefault="00F73B51" w:rsidP="00E04584">
      <w:pPr>
        <w:jc w:val="center"/>
        <w:rPr>
          <w:bCs/>
        </w:rPr>
      </w:pPr>
    </w:p>
    <w:p w14:paraId="35E4DE58" w14:textId="77777777" w:rsidR="00F73B51" w:rsidRDefault="00F73B51" w:rsidP="00E04584">
      <w:pPr>
        <w:jc w:val="center"/>
        <w:rPr>
          <w:bCs/>
        </w:rPr>
      </w:pPr>
    </w:p>
    <w:p w14:paraId="4D841E71" w14:textId="77777777" w:rsidR="00F73B51" w:rsidRDefault="00F73B51" w:rsidP="00F73B51">
      <w:pPr>
        <w:jc w:val="center"/>
        <w:rPr>
          <w:bCs/>
        </w:rPr>
      </w:pPr>
    </w:p>
    <w:p w14:paraId="29E2AEE1" w14:textId="77777777" w:rsidR="00F73B51" w:rsidRDefault="00F73B51" w:rsidP="00F73B51">
      <w:pPr>
        <w:jc w:val="center"/>
        <w:rPr>
          <w:bCs/>
        </w:rPr>
      </w:pPr>
    </w:p>
    <w:p w14:paraId="73E78BBA" w14:textId="77777777" w:rsidR="00F73B51" w:rsidRDefault="00F73B51" w:rsidP="00F73B51">
      <w:pPr>
        <w:jc w:val="center"/>
        <w:rPr>
          <w:bCs/>
        </w:rPr>
      </w:pPr>
    </w:p>
    <w:p w14:paraId="31E49F8A" w14:textId="77777777" w:rsidR="00F73B51" w:rsidRDefault="00F73B51" w:rsidP="00F73B51">
      <w:pPr>
        <w:jc w:val="center"/>
        <w:rPr>
          <w:bCs/>
        </w:rPr>
      </w:pPr>
    </w:p>
    <w:p w14:paraId="05C435DA" w14:textId="73402914" w:rsidR="00F73B51" w:rsidRDefault="00F73B51" w:rsidP="00F73B51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F74D661" wp14:editId="405139A7">
            <wp:extent cx="4572000" cy="2244309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4" r="21507"/>
                    <a:stretch/>
                  </pic:blipFill>
                  <pic:spPr bwMode="auto">
                    <a:xfrm>
                      <a:off x="0" y="0"/>
                      <a:ext cx="4633080" cy="227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4EB0" w14:textId="77777777" w:rsidR="00F73B51" w:rsidRDefault="00F73B51" w:rsidP="00F73B51">
      <w:pPr>
        <w:jc w:val="center"/>
        <w:rPr>
          <w:bCs/>
        </w:rPr>
      </w:pPr>
    </w:p>
    <w:p w14:paraId="3C496B58" w14:textId="77777777" w:rsidR="00F73B51" w:rsidRDefault="00F73B51" w:rsidP="00F73B51">
      <w:pPr>
        <w:jc w:val="center"/>
        <w:rPr>
          <w:bCs/>
        </w:rPr>
      </w:pPr>
    </w:p>
    <w:p w14:paraId="0810A239" w14:textId="77777777" w:rsidR="00F73B51" w:rsidRDefault="00F73B51" w:rsidP="00F73B51">
      <w:pPr>
        <w:jc w:val="center"/>
        <w:rPr>
          <w:bCs/>
        </w:rPr>
      </w:pPr>
    </w:p>
    <w:p w14:paraId="11D129F5" w14:textId="77777777" w:rsidR="00F73B51" w:rsidRDefault="00F73B51" w:rsidP="00F73B51">
      <w:pPr>
        <w:jc w:val="center"/>
        <w:rPr>
          <w:bCs/>
        </w:rPr>
      </w:pPr>
    </w:p>
    <w:p w14:paraId="54C816C4" w14:textId="77777777" w:rsidR="00F73B51" w:rsidRDefault="00F73B51" w:rsidP="00F73B51">
      <w:pPr>
        <w:jc w:val="center"/>
        <w:rPr>
          <w:bCs/>
        </w:rPr>
      </w:pPr>
    </w:p>
    <w:p w14:paraId="1891972C" w14:textId="1B1E39B4" w:rsidR="00F73B51" w:rsidRDefault="00E04584" w:rsidP="00F73B5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D3F9146" wp14:editId="0EB05095">
            <wp:extent cx="4666815" cy="23526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3095"/>
                    <a:stretch/>
                  </pic:blipFill>
                  <pic:spPr bwMode="auto">
                    <a:xfrm>
                      <a:off x="0" y="0"/>
                      <a:ext cx="466681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70EA" w14:textId="77777777" w:rsidR="00F73B51" w:rsidRDefault="00F73B51" w:rsidP="00E04584">
      <w:pPr>
        <w:jc w:val="center"/>
        <w:rPr>
          <w:bCs/>
        </w:rPr>
      </w:pPr>
    </w:p>
    <w:p w14:paraId="52E50A70" w14:textId="1CBBA2E7" w:rsidR="00E04584" w:rsidRDefault="00E04584" w:rsidP="00E04584">
      <w:pPr>
        <w:jc w:val="center"/>
        <w:rPr>
          <w:bCs/>
        </w:rPr>
      </w:pPr>
    </w:p>
    <w:p w14:paraId="1D5AAC95" w14:textId="251F6028" w:rsidR="00F73B51" w:rsidRDefault="00F73B51" w:rsidP="00E04584">
      <w:pPr>
        <w:jc w:val="center"/>
        <w:rPr>
          <w:bCs/>
        </w:rPr>
      </w:pPr>
    </w:p>
    <w:p w14:paraId="1813AF46" w14:textId="6B463023" w:rsidR="00E04584" w:rsidRDefault="00F73B51" w:rsidP="00E0458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7D73432" wp14:editId="45FA46F1">
            <wp:extent cx="4385608" cy="2047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7980"/>
                    <a:stretch/>
                  </pic:blipFill>
                  <pic:spPr bwMode="auto">
                    <a:xfrm>
                      <a:off x="0" y="0"/>
                      <a:ext cx="4385608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9E9BA" w14:textId="3A3C8338" w:rsidR="00E04584" w:rsidRDefault="00E04584" w:rsidP="00E04584">
      <w:pPr>
        <w:jc w:val="center"/>
        <w:rPr>
          <w:bCs/>
        </w:rPr>
      </w:pPr>
    </w:p>
    <w:p w14:paraId="51644DD3" w14:textId="00EE6658" w:rsidR="00E04584" w:rsidRDefault="00E04584" w:rsidP="00E04584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A423424" wp14:editId="7118E684">
            <wp:extent cx="4683682" cy="2081049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339"/>
                    <a:stretch/>
                  </pic:blipFill>
                  <pic:spPr bwMode="auto">
                    <a:xfrm>
                      <a:off x="0" y="0"/>
                      <a:ext cx="4716462" cy="20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B8D8" w14:textId="68434C4B" w:rsidR="00E04584" w:rsidRDefault="00E04584" w:rsidP="00E04584">
      <w:pPr>
        <w:jc w:val="center"/>
        <w:rPr>
          <w:bCs/>
        </w:rPr>
      </w:pPr>
    </w:p>
    <w:p w14:paraId="6A9DBF06" w14:textId="77DF415B" w:rsidR="00E04584" w:rsidRDefault="00E04584" w:rsidP="00E04584">
      <w:pPr>
        <w:jc w:val="center"/>
        <w:rPr>
          <w:bCs/>
        </w:rPr>
      </w:pPr>
    </w:p>
    <w:p w14:paraId="66E74FFB" w14:textId="20E99D46" w:rsidR="00E04584" w:rsidRDefault="00E04584" w:rsidP="00E04584">
      <w:pPr>
        <w:jc w:val="center"/>
        <w:rPr>
          <w:bCs/>
        </w:rPr>
      </w:pPr>
    </w:p>
    <w:p w14:paraId="014F7C8E" w14:textId="3D435C00" w:rsidR="00E04584" w:rsidRDefault="00F73B51" w:rsidP="00E04584">
      <w:pPr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AF51B3D" wp14:editId="50F6A724">
            <wp:simplePos x="0" y="0"/>
            <wp:positionH relativeFrom="margin">
              <wp:align>center</wp:align>
            </wp:positionH>
            <wp:positionV relativeFrom="paragraph">
              <wp:posOffset>336901</wp:posOffset>
            </wp:positionV>
            <wp:extent cx="4806950" cy="22288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044"/>
                    <a:stretch/>
                  </pic:blipFill>
                  <pic:spPr bwMode="auto">
                    <a:xfrm>
                      <a:off x="0" y="0"/>
                      <a:ext cx="48069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38A93" w14:textId="77777777" w:rsidR="005F4494" w:rsidRDefault="005F4494" w:rsidP="00E04584">
      <w:pPr>
        <w:jc w:val="center"/>
        <w:rPr>
          <w:bCs/>
        </w:rPr>
      </w:pPr>
    </w:p>
    <w:p w14:paraId="3C053DD5" w14:textId="2FA5E247" w:rsidR="00E04584" w:rsidRDefault="00E04584" w:rsidP="00E04584">
      <w:pPr>
        <w:jc w:val="center"/>
        <w:rPr>
          <w:bCs/>
        </w:rPr>
      </w:pPr>
    </w:p>
    <w:p w14:paraId="5747E14B" w14:textId="2A89B17F" w:rsidR="00E04584" w:rsidRDefault="00E04584" w:rsidP="00E04584">
      <w:pPr>
        <w:jc w:val="center"/>
        <w:rPr>
          <w:bCs/>
        </w:rPr>
      </w:pPr>
    </w:p>
    <w:p w14:paraId="0A5B1BB3" w14:textId="42876980" w:rsidR="00E04584" w:rsidRPr="00003691" w:rsidRDefault="00E04584" w:rsidP="00E04584">
      <w:pPr>
        <w:jc w:val="center"/>
        <w:rPr>
          <w:bCs/>
        </w:rPr>
      </w:pPr>
    </w:p>
    <w:p w14:paraId="644264B6" w14:textId="5FE72F49" w:rsidR="00E04584" w:rsidRDefault="00F73B51" w:rsidP="00E04584">
      <w:pPr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853346" wp14:editId="5DA206C4">
            <wp:simplePos x="0" y="0"/>
            <wp:positionH relativeFrom="margin">
              <wp:align>center</wp:align>
            </wp:positionH>
            <wp:positionV relativeFrom="paragraph">
              <wp:posOffset>125708</wp:posOffset>
            </wp:positionV>
            <wp:extent cx="4742815" cy="2133600"/>
            <wp:effectExtent l="0" t="0" r="63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104" b="2262"/>
                    <a:stretch/>
                  </pic:blipFill>
                  <pic:spPr bwMode="auto">
                    <a:xfrm>
                      <a:off x="0" y="0"/>
                      <a:ext cx="474281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E8D48" w14:textId="51B84768" w:rsidR="00E04584" w:rsidRPr="000C60FC" w:rsidRDefault="00E04584" w:rsidP="00E04584">
      <w:pPr>
        <w:rPr>
          <w:b/>
        </w:rPr>
      </w:pPr>
    </w:p>
    <w:p w14:paraId="5BB383B0" w14:textId="7777777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b/>
        </w:rPr>
      </w:pPr>
    </w:p>
    <w:p w14:paraId="20EB6850" w14:textId="3923F1A5" w:rsidR="00A65741" w:rsidRPr="00E04584" w:rsidRDefault="00A65741" w:rsidP="00ED09B5">
      <w:pPr>
        <w:pStyle w:val="Corpodetexto2"/>
        <w:widowControl w:val="0"/>
        <w:rPr>
          <w:rFonts w:asciiTheme="minorHAnsi" w:hAnsiTheme="minorHAnsi" w:cstheme="minorHAnsi"/>
        </w:rPr>
      </w:pPr>
      <w:r w:rsidRPr="00700FEE">
        <w:rPr>
          <w:rFonts w:asciiTheme="minorHAnsi" w:hAnsiTheme="minorHAnsi" w:cstheme="minorHAnsi"/>
          <w:b/>
        </w:rPr>
        <w:lastRenderedPageBreak/>
        <w:t>PROTOTIPAÇÃO</w:t>
      </w:r>
      <w:r w:rsidRPr="00ED09B5">
        <w:rPr>
          <w:rFonts w:asciiTheme="minorHAnsi" w:hAnsiTheme="minorHAnsi" w:cstheme="minorHAnsi"/>
          <w:highlight w:val="yellow"/>
        </w:rPr>
        <w:t xml:space="preserve"> </w:t>
      </w:r>
    </w:p>
    <w:p w14:paraId="3F1C7392" w14:textId="165AA30C" w:rsidR="00047F43" w:rsidRDefault="00047F43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5BE0789" w14:textId="61575868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2F7581A" w14:textId="5BE3804D" w:rsidR="00700FEE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54C4A6" wp14:editId="2E9F9FCD">
            <wp:simplePos x="0" y="0"/>
            <wp:positionH relativeFrom="column">
              <wp:posOffset>2901315</wp:posOffset>
            </wp:positionH>
            <wp:positionV relativeFrom="paragraph">
              <wp:posOffset>201295</wp:posOffset>
            </wp:positionV>
            <wp:extent cx="2695575" cy="58674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06" t="640" r="1706" b="958"/>
                    <a:stretch/>
                  </pic:blipFill>
                  <pic:spPr bwMode="auto">
                    <a:xfrm>
                      <a:off x="0" y="0"/>
                      <a:ext cx="2695575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5D44" w14:textId="74FED7C4" w:rsidR="00700FEE" w:rsidRDefault="002559E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35C648" wp14:editId="4F23B11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695575" cy="586740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021" t="954" r="2693" b="1113"/>
                    <a:stretch/>
                  </pic:blipFill>
                  <pic:spPr bwMode="auto">
                    <a:xfrm>
                      <a:off x="0" y="0"/>
                      <a:ext cx="2695575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highlight w:val="yellow"/>
        </w:rPr>
        <w:t xml:space="preserve"> </w:t>
      </w:r>
    </w:p>
    <w:p w14:paraId="068625BE" w14:textId="403E468F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25B8A3" w14:textId="2561F6C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454733" w14:textId="0EC942A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A0DB875" w14:textId="5B6A538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912E831" w14:textId="05624F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7866373" w14:textId="69A2048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794690B" w14:textId="638E6EB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EE4AAF7" w14:textId="757F739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58221A0" w14:textId="5C50D2C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3B2624D" w14:textId="175E353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B8B6ECA" w14:textId="43BBFBEA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3763877" w14:textId="74DB92D4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9CF156C" w14:textId="5849DAEF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01F6539" w14:textId="7255DFF6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188005D" w14:textId="77DEB49E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4759D3" wp14:editId="35C41918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705100" cy="5838825"/>
            <wp:effectExtent l="0" t="0" r="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07" t="1269" r="3010" b="1429"/>
                    <a:stretch/>
                  </pic:blipFill>
                  <pic:spPr bwMode="auto">
                    <a:xfrm>
                      <a:off x="0" y="0"/>
                      <a:ext cx="270510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5FEF953" wp14:editId="5C4E8F50">
            <wp:simplePos x="0" y="0"/>
            <wp:positionH relativeFrom="column">
              <wp:posOffset>3168015</wp:posOffset>
            </wp:positionH>
            <wp:positionV relativeFrom="paragraph">
              <wp:posOffset>22225</wp:posOffset>
            </wp:positionV>
            <wp:extent cx="2686050" cy="5838825"/>
            <wp:effectExtent l="0" t="0" r="0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27" t="959" r="2703" b="1118"/>
                    <a:stretch/>
                  </pic:blipFill>
                  <pic:spPr bwMode="auto">
                    <a:xfrm>
                      <a:off x="0" y="0"/>
                      <a:ext cx="268605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2718E" w14:textId="2FE72FA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E56A16" w14:textId="6F80E0D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D7F335C" w14:textId="53E2377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8760741" w14:textId="5300FF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84C8A98" w14:textId="275F0E0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4A97511" w14:textId="55BABC82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rFonts w:asciiTheme="minorHAnsi" w:hAnsiTheme="minorHAnsi" w:cstheme="minorHAnsi"/>
          <w:highlight w:val="yellow"/>
        </w:rPr>
        <w:t xml:space="preserve">     </w:t>
      </w:r>
    </w:p>
    <w:p w14:paraId="7C86891B" w14:textId="79A4B583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98D9DA9" w14:textId="2C4D6D6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519F22F" w14:textId="3FBECEE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865458F" w14:textId="6500F5AB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39B605F" w14:textId="2C98F4A7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3B980CC" w14:textId="4A8779E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AEAA75C" w14:textId="660ABF3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7FE5BB2" w14:textId="644562E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F3E0825" w14:textId="2B6B6FE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3B03B91" w14:textId="2AEA1D4B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2728422" w14:textId="3E5CA2DE" w:rsidR="00B237DC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3BA23F8" wp14:editId="0825FA62">
            <wp:simplePos x="0" y="0"/>
            <wp:positionH relativeFrom="column">
              <wp:posOffset>-321310</wp:posOffset>
            </wp:positionH>
            <wp:positionV relativeFrom="paragraph">
              <wp:posOffset>702310</wp:posOffset>
            </wp:positionV>
            <wp:extent cx="2686050" cy="5857875"/>
            <wp:effectExtent l="0" t="0" r="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89" t="1266" r="3040" b="1424"/>
                    <a:stretch/>
                  </pic:blipFill>
                  <pic:spPr bwMode="auto">
                    <a:xfrm>
                      <a:off x="0" y="0"/>
                      <a:ext cx="268605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D1F30C4" wp14:editId="34032857">
            <wp:simplePos x="0" y="0"/>
            <wp:positionH relativeFrom="margin">
              <wp:posOffset>2949575</wp:posOffset>
            </wp:positionH>
            <wp:positionV relativeFrom="paragraph">
              <wp:posOffset>702310</wp:posOffset>
            </wp:positionV>
            <wp:extent cx="2705100" cy="58674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69" t="641" r="1369" b="641"/>
                    <a:stretch/>
                  </pic:blipFill>
                  <pic:spPr bwMode="auto">
                    <a:xfrm>
                      <a:off x="0" y="0"/>
                      <a:ext cx="270510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3302" w14:textId="768BCEA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1FE77EB" w14:textId="6A4B257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FE96826" w14:textId="184D67C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93EFD2" w14:textId="02644F0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D380C84" w14:textId="4A45096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586C960" w14:textId="2EE8459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C3546E" w14:textId="238AC2E0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D62C6B8" w14:textId="716E5549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CAC68F" w14:textId="6E302B4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8F9EA29" w14:textId="2512F9C0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6B20F99" w14:textId="680D376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141814" w14:textId="56AA2D71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D88FC98" w14:textId="2B4F072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1D1EB90" w14:textId="3D46B3F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C734E4B" w14:textId="4EC9368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FD1713B" w14:textId="50F1D0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7DAB59E" w14:textId="4C766D0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417E54" w14:textId="4998661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912059" w14:textId="3892E5A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81F4B0" w14:textId="7294F1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70C6A95" w14:textId="1261C9B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856247" w14:textId="341818F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B833133" w14:textId="1303271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AFFE569" w14:textId="4610EC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2518260" w14:textId="5C0359B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795AE35" w14:textId="0E19F1A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77546B4" w14:textId="7926474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8A1BA1" w14:textId="3EDE44C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9ABDA0D" w14:textId="40D8DBA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A6F2840" w14:textId="4F45A76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110B5ED" w14:textId="20355EC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CF155A9" w14:textId="216FF01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B5975" w14:textId="4EC06CC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61A7142" w14:textId="792596F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4C5E1E7" w14:textId="2CFDFDA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E80F1A6" w14:textId="373732B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18256AB" w14:textId="078C420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C0BE67" w14:textId="61D5255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0251D5" w14:textId="25BE00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FF197E" w14:textId="11E7145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C0A3EC0" w14:textId="465289D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B0C1648" w14:textId="4BCBEF5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5358225" w14:textId="12BA2EF1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72DC084" w14:textId="5469EF5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9E4891" w14:textId="7BF01F7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DCF345D" w14:textId="7D1D7B8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1E25324" w14:textId="2CB5C12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DA09C5" w14:textId="77287E6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9FEAEAB" w14:textId="2646106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CD6A157" w14:textId="0186FD1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DC20A55" w14:textId="679BD498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6EED45" wp14:editId="782F67EB">
            <wp:simplePos x="0" y="0"/>
            <wp:positionH relativeFrom="column">
              <wp:posOffset>-445135</wp:posOffset>
            </wp:positionH>
            <wp:positionV relativeFrom="paragraph">
              <wp:posOffset>-257810</wp:posOffset>
            </wp:positionV>
            <wp:extent cx="2667000" cy="584835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693" t="951" r="3031" b="1743"/>
                    <a:stretch/>
                  </pic:blipFill>
                  <pic:spPr bwMode="auto">
                    <a:xfrm>
                      <a:off x="0" y="0"/>
                      <a:ext cx="266700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34477" w14:textId="28372BE6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0D16D9" wp14:editId="4DB2AC2A">
            <wp:simplePos x="0" y="0"/>
            <wp:positionH relativeFrom="column">
              <wp:posOffset>2945765</wp:posOffset>
            </wp:positionH>
            <wp:positionV relativeFrom="paragraph">
              <wp:posOffset>-448945</wp:posOffset>
            </wp:positionV>
            <wp:extent cx="2667000" cy="584835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703" t="956" r="2703" b="1274"/>
                    <a:stretch/>
                  </pic:blipFill>
                  <pic:spPr bwMode="auto">
                    <a:xfrm>
                      <a:off x="0" y="0"/>
                      <a:ext cx="266700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B7916" w14:textId="26D1135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DDFBBFC" w14:textId="4B3B820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F8D57C" w14:textId="29055D5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67A158D" w14:textId="7499A7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5BF8F91" w14:textId="60F398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C320723" w14:textId="2648B69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916F7C" w14:textId="3C6EBD7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F675AC3" w14:textId="3B11F7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B52E139" w14:textId="75970AF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8D9075" w14:textId="57EBBE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A02D62D" w14:textId="29DF35D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2078FA" w14:textId="3FCDF7C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BA81304" w14:textId="59EE6C5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ABF81C1" w14:textId="0FE1806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90817EE" w14:textId="268AF2D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B939CE4" w14:textId="31CEC59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A9C8507" w14:textId="01A82AE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B8171DF" w14:textId="1FFA4F1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0B89A27" w14:textId="24FEB1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9E20B89" w14:textId="4FE15E3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3E8167C" w14:textId="49B356D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017F82A" w14:textId="3298064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D34986D" w14:textId="35C8402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2C920" w14:textId="28FAB51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502968A" w14:textId="3F55FB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0A904B7" w14:textId="4F26D13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3645E4" w14:textId="0023F3C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E4CCD3F" w14:textId="636AD8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502B2C1" w14:textId="2390508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26F4B7F" w14:textId="32B0474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FAAC68F" w14:textId="3344F181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5501BE1" w14:textId="2D4A56C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7EF5062" w14:textId="52EB756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E03B3EE" w14:textId="5F1A7E3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667D148" w14:textId="27D4627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9D2489F" w14:textId="3338C9F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4A9BAAA" w14:textId="1E6AD7B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3E3282F" w14:textId="3C89413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8984A13" w14:textId="575CE40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C06861C" w14:textId="0D08A87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34A68B" w14:textId="1EE5E1E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4178E90" w14:textId="46C526F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475C1B5" w14:textId="5F73313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10776A6" w14:textId="61332899" w:rsidR="00342F31" w:rsidRDefault="00F73B5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B70973" wp14:editId="106EDD21">
            <wp:simplePos x="0" y="0"/>
            <wp:positionH relativeFrom="margin">
              <wp:posOffset>1298159</wp:posOffset>
            </wp:positionH>
            <wp:positionV relativeFrom="paragraph">
              <wp:posOffset>15984</wp:posOffset>
            </wp:positionV>
            <wp:extent cx="2705100" cy="5857875"/>
            <wp:effectExtent l="0" t="0" r="0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83" t="951" r="2693" b="1585"/>
                    <a:stretch/>
                  </pic:blipFill>
                  <pic:spPr bwMode="auto">
                    <a:xfrm>
                      <a:off x="0" y="0"/>
                      <a:ext cx="270510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EF89B" w14:textId="3455997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E5D86B9" w14:textId="3589AD7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645FCBA" w14:textId="55FD5AD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92B9D4" w14:textId="5EEFDE0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32638B8" w14:textId="196CEA4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EB17C59" w14:textId="590D9C2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7C64D65" w14:textId="0D94008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1E5C139" w14:textId="66324A5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25A28D9" w14:textId="47DDDD61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582B632" w14:textId="552F6C5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8643D1" w14:textId="29E4835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9069D7" w14:textId="45393BE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FBB6B0D" w14:textId="1406A7A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B0BB5" w14:textId="65DD0E9F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86CADE" w14:textId="0A21901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A0F242" w14:textId="6D7AA125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484FA1C" w14:textId="4C7BCCC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6BC882" w14:textId="57CA523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3F3DB06" w14:textId="3168861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042550B" w14:textId="7AE69C7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A5547C" w14:textId="00FB7E1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9B7F517" w14:textId="11424A9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733AD5D" w14:textId="548E98F5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D8ED67A" w14:textId="1B9A0A3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6EFE91" w14:textId="5928ECC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2112C13" w14:textId="37D47FD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E3911A7" w14:textId="1E671680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D6F674" w14:textId="18B9A4B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4F01183" w14:textId="28DCA80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27F648" w14:textId="7C1FEFC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03EE4BB" w14:textId="37D9DDB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C1C3C41" w14:textId="224063F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B4849E9" w14:textId="3F482C30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D3FE49" w14:textId="35CF0FF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A50BBD" w14:textId="4DC03FA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56DC62" w14:textId="165178F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9A5BA5" w14:textId="12BAA07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CAA8857" w14:textId="553D314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798F339" w14:textId="31B7978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B3D6E0F" w14:textId="2EB428FD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0954F58" w14:textId="0B11D03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A5B93AE" w14:textId="12FE765F" w:rsidR="001F1560" w:rsidRPr="00E04584" w:rsidRDefault="00DA134E" w:rsidP="001F1560">
      <w:pPr>
        <w:pStyle w:val="Livro1"/>
        <w:rPr>
          <w:rFonts w:asciiTheme="minorHAnsi" w:hAnsiTheme="minorHAnsi" w:cstheme="minorHAnsi"/>
        </w:rPr>
      </w:pPr>
      <w:r w:rsidRPr="00E04584">
        <w:rPr>
          <w:rFonts w:asciiTheme="minorHAnsi" w:hAnsiTheme="minorHAnsi" w:cstheme="minorHAnsi"/>
        </w:rPr>
        <w:lastRenderedPageBreak/>
        <w:t>Próximos passos</w:t>
      </w:r>
      <w:bookmarkEnd w:id="520"/>
    </w:p>
    <w:p w14:paraId="4C09745A" w14:textId="1835939D" w:rsidR="00E4257A" w:rsidRDefault="00E4257A" w:rsidP="00700FEE">
      <w:pPr>
        <w:pStyle w:val="Corpodetexto2"/>
        <w:widowControl w:val="0"/>
        <w:rPr>
          <w:rFonts w:asciiTheme="minorHAnsi" w:hAnsiTheme="minorHAnsi" w:cstheme="minorHAnsi"/>
        </w:rPr>
      </w:pPr>
    </w:p>
    <w:p w14:paraId="1740FDC3" w14:textId="0122152C" w:rsidR="00700FEE" w:rsidRPr="001763C5" w:rsidRDefault="00700FEE" w:rsidP="00700FEE">
      <w:pPr>
        <w:pStyle w:val="Corpodetexto2"/>
        <w:widowControl w:val="0"/>
        <w:rPr>
          <w:rFonts w:asciiTheme="minorHAnsi" w:hAnsiTheme="minorHAnsi" w:cstheme="minorHAnsi"/>
          <w:rPrChange w:id="523" w:author="Charles Cavalcante" w:date="2020-04-28T19:26:00Z">
            <w:rPr>
              <w:rFonts w:asciiTheme="minorHAnsi" w:hAnsiTheme="minorHAnsi" w:cstheme="minorHAnsi"/>
            </w:rPr>
          </w:rPrChange>
        </w:rPr>
      </w:pPr>
      <w:r w:rsidRPr="00DF433D">
        <w:rPr>
          <w:rFonts w:asciiTheme="minorHAnsi" w:hAnsiTheme="minorHAnsi" w:cstheme="minorHAnsi"/>
        </w:rPr>
        <w:t xml:space="preserve">O projeto </w:t>
      </w:r>
      <w:r w:rsidR="005F4494" w:rsidRPr="00DF433D">
        <w:rPr>
          <w:rFonts w:asciiTheme="minorHAnsi" w:hAnsiTheme="minorHAnsi" w:cstheme="minorHAnsi"/>
        </w:rPr>
        <w:t xml:space="preserve">atende a metodologia ágil onde se aplica o mínimo de entrega funcional para cara etapa do mesmo, assim com objetivo de sempre entregar proposta de valor ao cliente. Essas etapas estão divididas em </w:t>
      </w:r>
      <w:r w:rsidR="005F4494" w:rsidRPr="001763C5">
        <w:rPr>
          <w:rFonts w:asciiTheme="minorHAnsi" w:hAnsiTheme="minorHAnsi" w:cstheme="minorHAnsi"/>
          <w:rPrChange w:id="524" w:author="Charles Cavalcante" w:date="2020-04-28T19:26:00Z">
            <w:rPr>
              <w:rFonts w:asciiTheme="minorHAnsi" w:hAnsiTheme="minorHAnsi" w:cstheme="minorHAnsi"/>
            </w:rPr>
          </w:rPrChange>
        </w:rPr>
        <w:t>MVP (</w:t>
      </w:r>
      <w:proofErr w:type="spellStart"/>
      <w:r w:rsidR="005F4494" w:rsidRPr="001763C5">
        <w:rPr>
          <w:rFonts w:asciiTheme="minorHAnsi" w:hAnsiTheme="minorHAnsi" w:cstheme="minorHAnsi"/>
          <w:i/>
          <w:rPrChange w:id="525" w:author="Charles Cavalcante" w:date="2020-04-28T19:26:00Z">
            <w:rPr>
              <w:rFonts w:asciiTheme="minorHAnsi" w:hAnsiTheme="minorHAnsi" w:cstheme="minorHAnsi"/>
              <w:i/>
            </w:rPr>
          </w:rPrChange>
        </w:rPr>
        <w:t>Minimum</w:t>
      </w:r>
      <w:proofErr w:type="spellEnd"/>
      <w:r w:rsidR="005F4494" w:rsidRPr="001763C5">
        <w:rPr>
          <w:rFonts w:asciiTheme="minorHAnsi" w:hAnsiTheme="minorHAnsi" w:cstheme="minorHAnsi"/>
          <w:i/>
          <w:rPrChange w:id="526" w:author="Charles Cavalcante" w:date="2020-04-28T19:26:00Z">
            <w:rPr>
              <w:rFonts w:asciiTheme="minorHAnsi" w:hAnsiTheme="minorHAnsi" w:cstheme="minorHAnsi"/>
              <w:i/>
            </w:rPr>
          </w:rPrChange>
        </w:rPr>
        <w:t xml:space="preserve"> </w:t>
      </w:r>
      <w:proofErr w:type="spellStart"/>
      <w:r w:rsidR="005F4494" w:rsidRPr="001763C5">
        <w:rPr>
          <w:rFonts w:asciiTheme="minorHAnsi" w:hAnsiTheme="minorHAnsi" w:cstheme="minorHAnsi"/>
          <w:i/>
          <w:rPrChange w:id="527" w:author="Charles Cavalcante" w:date="2020-04-28T19:26:00Z">
            <w:rPr>
              <w:rFonts w:asciiTheme="minorHAnsi" w:hAnsiTheme="minorHAnsi" w:cstheme="minorHAnsi"/>
              <w:i/>
            </w:rPr>
          </w:rPrChange>
        </w:rPr>
        <w:t>Viable</w:t>
      </w:r>
      <w:proofErr w:type="spellEnd"/>
      <w:r w:rsidR="005F4494" w:rsidRPr="001763C5">
        <w:rPr>
          <w:rFonts w:asciiTheme="minorHAnsi" w:hAnsiTheme="minorHAnsi" w:cstheme="minorHAnsi"/>
          <w:i/>
          <w:rPrChange w:id="528" w:author="Charles Cavalcante" w:date="2020-04-28T19:26:00Z">
            <w:rPr>
              <w:rFonts w:asciiTheme="minorHAnsi" w:hAnsiTheme="minorHAnsi" w:cstheme="minorHAnsi"/>
              <w:i/>
            </w:rPr>
          </w:rPrChange>
        </w:rPr>
        <w:t xml:space="preserve"> </w:t>
      </w:r>
      <w:proofErr w:type="spellStart"/>
      <w:r w:rsidR="005F4494" w:rsidRPr="001763C5">
        <w:rPr>
          <w:rFonts w:asciiTheme="minorHAnsi" w:hAnsiTheme="minorHAnsi" w:cstheme="minorHAnsi"/>
          <w:i/>
          <w:rPrChange w:id="529" w:author="Charles Cavalcante" w:date="2020-04-28T19:26:00Z">
            <w:rPr>
              <w:rFonts w:asciiTheme="minorHAnsi" w:hAnsiTheme="minorHAnsi" w:cstheme="minorHAnsi"/>
              <w:i/>
            </w:rPr>
          </w:rPrChange>
        </w:rPr>
        <w:t>Product</w:t>
      </w:r>
      <w:proofErr w:type="spellEnd"/>
      <w:r w:rsidR="005F4494" w:rsidRPr="001763C5">
        <w:rPr>
          <w:rFonts w:asciiTheme="minorHAnsi" w:hAnsiTheme="minorHAnsi" w:cstheme="minorHAnsi"/>
          <w:rPrChange w:id="530" w:author="Charles Cavalcante" w:date="2020-04-28T19:26:00Z">
            <w:rPr>
              <w:rFonts w:asciiTheme="minorHAnsi" w:hAnsiTheme="minorHAnsi" w:cstheme="minorHAnsi"/>
            </w:rPr>
          </w:rPrChange>
        </w:rPr>
        <w:t>) e são elas:</w:t>
      </w:r>
    </w:p>
    <w:p w14:paraId="7E5B9CE3" w14:textId="77777777" w:rsidR="005F4494" w:rsidRPr="001763C5" w:rsidRDefault="005F4494" w:rsidP="00700FEE">
      <w:pPr>
        <w:pStyle w:val="Corpodetexto2"/>
        <w:widowControl w:val="0"/>
        <w:rPr>
          <w:rFonts w:asciiTheme="minorHAnsi" w:hAnsiTheme="minorHAnsi" w:cstheme="minorHAnsi"/>
          <w:rPrChange w:id="531" w:author="Charles Cavalcante" w:date="2020-04-28T19:26:00Z">
            <w:rPr>
              <w:rFonts w:asciiTheme="minorHAnsi" w:hAnsiTheme="minorHAnsi" w:cstheme="minorHAnsi"/>
            </w:rPr>
          </w:rPrChange>
        </w:rPr>
      </w:pPr>
    </w:p>
    <w:p w14:paraId="6B597FF5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32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bookmarkStart w:id="533" w:name="_Toc374320968"/>
      <w:r w:rsidRPr="001763C5">
        <w:rPr>
          <w:rFonts w:ascii="Calibri" w:hAnsi="Calibri"/>
          <w:b/>
          <w:bCs/>
          <w:color w:val="201F1E"/>
          <w:rPrChange w:id="534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MVP1</w:t>
      </w:r>
    </w:p>
    <w:p w14:paraId="638EDC27" w14:textId="77777777" w:rsidR="005B3104" w:rsidRPr="001763C5" w:rsidRDefault="005B3104" w:rsidP="005F4494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35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36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Tela de Cadastro completo (Nome, Endereço, Convenio Medico, Doenças hereditárias, medicamento continuo, alergia a medicamentos...)</w:t>
      </w:r>
    </w:p>
    <w:p w14:paraId="7AA0B1A3" w14:textId="77777777" w:rsidR="005B3104" w:rsidRPr="001763C5" w:rsidRDefault="005B3104" w:rsidP="005F4494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37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3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Serviço referente a PRONTO SOCORRO disponível</w:t>
      </w:r>
    </w:p>
    <w:p w14:paraId="01CBA285" w14:textId="77777777" w:rsidR="005B3104" w:rsidRPr="001763C5" w:rsidRDefault="005B3104" w:rsidP="005F4494">
      <w:pPr>
        <w:pStyle w:val="xmsonormal"/>
        <w:shd w:val="clear" w:color="auto" w:fill="FFFFFF"/>
        <w:spacing w:before="0" w:beforeAutospacing="0" w:after="0" w:afterAutospacing="0"/>
        <w:ind w:left="1068" w:firstLine="348"/>
        <w:rPr>
          <w:rFonts w:ascii="Calibri" w:hAnsi="Calibri" w:cs="Calibri"/>
          <w:color w:val="000000"/>
          <w:rPrChange w:id="53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4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Especialidade medica disponível</w:t>
      </w:r>
    </w:p>
    <w:p w14:paraId="7C2675CB" w14:textId="77777777" w:rsidR="005B3104" w:rsidRPr="001763C5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4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42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Lista de hospitais da rede do convenio</w:t>
      </w:r>
    </w:p>
    <w:p w14:paraId="6A81F6C4" w14:textId="77777777" w:rsidR="005B3104" w:rsidRPr="001763C5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43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44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Credenciar o app aos hospitais</w:t>
      </w:r>
    </w:p>
    <w:p w14:paraId="16E49E17" w14:textId="77777777" w:rsidR="005B3104" w:rsidRPr="001763C5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45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46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Credenciar o app aos convênios</w:t>
      </w:r>
    </w:p>
    <w:p w14:paraId="5B918683" w14:textId="77777777" w:rsidR="005B3104" w:rsidRPr="001763C5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47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4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Paciente seleciona o hospital desejado e aparece o endereço do mesmo para se deslocar até o local.</w:t>
      </w:r>
    </w:p>
    <w:p w14:paraId="78E2253B" w14:textId="77777777" w:rsidR="005B3104" w:rsidRPr="001763C5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4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5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Demonstração de tempo médio de espera no Pronto socorro dos hospitais.</w:t>
      </w:r>
    </w:p>
    <w:p w14:paraId="16BB39E1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51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color w:val="201F1E"/>
          <w:rPrChange w:id="552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  <w:t> </w:t>
      </w:r>
    </w:p>
    <w:p w14:paraId="27A82084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53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54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MVP2</w:t>
      </w:r>
    </w:p>
    <w:p w14:paraId="77F42F22" w14:textId="77777777" w:rsidR="005B3104" w:rsidRPr="001763C5" w:rsidRDefault="005B3104" w:rsidP="005F4494">
      <w:pPr>
        <w:pStyle w:val="xmsonormal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55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56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Mapa (Geolocalização) ao selecionar o hospital desejado e demonstra o tempo e distância do deslocamento.</w:t>
      </w:r>
    </w:p>
    <w:p w14:paraId="6DC11A9E" w14:textId="58F84B48" w:rsidR="005B3104" w:rsidRPr="001763C5" w:rsidRDefault="005F4494" w:rsidP="005F4494">
      <w:pPr>
        <w:pStyle w:val="xmsonormal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57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5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Trocar</w:t>
      </w:r>
      <w:r w:rsidR="005B3104" w:rsidRPr="001763C5">
        <w:rPr>
          <w:rFonts w:ascii="Calibri" w:hAnsi="Calibri" w:cs="Calibri"/>
          <w:color w:val="000000"/>
          <w:rPrChange w:id="55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 xml:space="preserve"> informações com a rede do hospital selecionado</w:t>
      </w:r>
      <w:r w:rsidRPr="001763C5">
        <w:rPr>
          <w:rFonts w:ascii="Calibri" w:hAnsi="Calibri" w:cs="Calibri"/>
          <w:color w:val="000000"/>
          <w:rPrChange w:id="56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 xml:space="preserve"> afim de r</w:t>
      </w:r>
      <w:r w:rsidR="005B3104" w:rsidRPr="001763C5">
        <w:rPr>
          <w:rFonts w:ascii="Calibri" w:hAnsi="Calibri" w:cs="Calibri"/>
          <w:color w:val="000000"/>
          <w:rPrChange w:id="56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 xml:space="preserve">ealizar o </w:t>
      </w:r>
      <w:proofErr w:type="spellStart"/>
      <w:r w:rsidR="005B3104" w:rsidRPr="001763C5">
        <w:rPr>
          <w:rFonts w:ascii="Calibri" w:hAnsi="Calibri" w:cs="Calibri"/>
          <w:color w:val="000000"/>
          <w:rPrChange w:id="562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pré</w:t>
      </w:r>
      <w:proofErr w:type="spellEnd"/>
      <w:r w:rsidR="005B3104" w:rsidRPr="001763C5">
        <w:rPr>
          <w:rFonts w:ascii="Calibri" w:hAnsi="Calibri" w:cs="Calibri"/>
          <w:color w:val="000000"/>
          <w:rPrChange w:id="563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-cadastro.</w:t>
      </w:r>
    </w:p>
    <w:p w14:paraId="24271590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64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color w:val="201F1E"/>
          <w:rPrChange w:id="565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  <w:t> </w:t>
      </w:r>
    </w:p>
    <w:p w14:paraId="0A72FA06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66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67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MVP3</w:t>
      </w:r>
    </w:p>
    <w:p w14:paraId="77EE814E" w14:textId="77777777" w:rsidR="005B3104" w:rsidRPr="001763C5" w:rsidRDefault="005B3104" w:rsidP="005F4494">
      <w:pPr>
        <w:pStyle w:val="xmsonormal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6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6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Após selecionar o serviço, abre-se a lista dos hospitais da rede do convênio demonstrando e é possível solicitar o veículo para deslocamento.</w:t>
      </w:r>
    </w:p>
    <w:p w14:paraId="13E39855" w14:textId="77777777" w:rsidR="005B3104" w:rsidRPr="001763C5" w:rsidRDefault="005B3104" w:rsidP="005F4494">
      <w:pPr>
        <w:pStyle w:val="xmsonormal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7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7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Criação da rede de serviço de transporte.</w:t>
      </w:r>
    </w:p>
    <w:p w14:paraId="1D57A642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72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73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 </w:t>
      </w:r>
    </w:p>
    <w:p w14:paraId="4692005A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74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75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MVP4</w:t>
      </w:r>
    </w:p>
    <w:p w14:paraId="6A245662" w14:textId="77777777" w:rsidR="005B3104" w:rsidRPr="001763C5" w:rsidRDefault="005B3104" w:rsidP="005F4494">
      <w:pPr>
        <w:pStyle w:val="xmsonormal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76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77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Rede de laboratórios cadastrados para exames.</w:t>
      </w:r>
    </w:p>
    <w:p w14:paraId="0F12D7B4" w14:textId="77777777" w:rsidR="005B3104" w:rsidRPr="001763C5" w:rsidRDefault="005B3104" w:rsidP="005F4494">
      <w:pPr>
        <w:pStyle w:val="xmsonormal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7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7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Habilitar serviço de marcação de exames e resultados.</w:t>
      </w:r>
    </w:p>
    <w:p w14:paraId="60E9CFA8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80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color w:val="201F1E"/>
          <w:rPrChange w:id="581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  <w:t> </w:t>
      </w:r>
    </w:p>
    <w:p w14:paraId="04D053E0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82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83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MVP5</w:t>
      </w:r>
    </w:p>
    <w:p w14:paraId="472E64CF" w14:textId="79151C1D" w:rsidR="005B3104" w:rsidRPr="001763C5" w:rsidRDefault="005B3104" w:rsidP="005F4494">
      <w:pPr>
        <w:pStyle w:val="xmsonormal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84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85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Consumo dos dados dos prontuários do médico referente ao paciente</w:t>
      </w:r>
      <w:r w:rsidR="00F20776" w:rsidRPr="001763C5">
        <w:rPr>
          <w:rFonts w:ascii="Calibri" w:hAnsi="Calibri" w:cs="Calibri"/>
          <w:color w:val="000000"/>
          <w:rPrChange w:id="586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.</w:t>
      </w:r>
    </w:p>
    <w:p w14:paraId="59DE2806" w14:textId="33F2C83E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87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88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                </w:t>
      </w:r>
      <w:r w:rsidR="005F4494" w:rsidRPr="001763C5">
        <w:rPr>
          <w:rFonts w:ascii="Calibri" w:hAnsi="Calibri" w:cs="Calibri"/>
          <w:color w:val="000000"/>
          <w:rPrChange w:id="589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ab/>
      </w:r>
      <w:r w:rsidRPr="001763C5">
        <w:rPr>
          <w:rFonts w:ascii="Calibri" w:hAnsi="Calibri" w:cs="Calibri"/>
          <w:color w:val="000000"/>
          <w:u w:val="single"/>
          <w:rPrChange w:id="59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  <w:u w:val="single"/>
            </w:rPr>
          </w:rPrChange>
        </w:rPr>
        <w:t>Objetivo:</w:t>
      </w:r>
      <w:r w:rsidRPr="001763C5">
        <w:rPr>
          <w:rFonts w:ascii="Calibri" w:hAnsi="Calibri" w:cs="Calibri"/>
          <w:color w:val="000000"/>
          <w:rPrChange w:id="59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 Identificar novos serviços a ser oferecidos ao paciente (Realização de exames, compra de medicamento).</w:t>
      </w:r>
    </w:p>
    <w:p w14:paraId="3AB24B51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592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593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 </w:t>
      </w:r>
    </w:p>
    <w:p w14:paraId="650033CC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94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color w:val="201F1E"/>
          <w:rPrChange w:id="595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  <w:t> </w:t>
      </w:r>
    </w:p>
    <w:p w14:paraId="53CFFCFD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rPrChange w:id="596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color w:val="201F1E"/>
          <w:rPrChange w:id="597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  <w:t> </w:t>
      </w:r>
    </w:p>
    <w:p w14:paraId="6D29549E" w14:textId="77777777" w:rsidR="005B3104" w:rsidRPr="001763C5" w:rsidRDefault="005B3104" w:rsidP="00F20776">
      <w:pPr>
        <w:pStyle w:val="xmsonormal"/>
        <w:shd w:val="clear" w:color="auto" w:fill="FFFFFF"/>
        <w:spacing w:before="0" w:beforeAutospacing="0" w:after="0" w:afterAutospacing="0"/>
        <w:ind w:left="1416" w:hanging="1416"/>
        <w:rPr>
          <w:rFonts w:ascii="Calibri" w:hAnsi="Calibri"/>
          <w:color w:val="201F1E"/>
          <w:rPrChange w:id="598" w:author="Charles Cavalcante" w:date="2020-04-28T19:26:00Z">
            <w:rPr>
              <w:rFonts w:ascii="Calibri" w:hAnsi="Calibri"/>
              <w:color w:val="201F1E"/>
              <w:sz w:val="22"/>
              <w:szCs w:val="22"/>
            </w:rPr>
          </w:rPrChange>
        </w:rPr>
      </w:pPr>
      <w:r w:rsidRPr="001763C5">
        <w:rPr>
          <w:rFonts w:ascii="Calibri" w:hAnsi="Calibri"/>
          <w:b/>
          <w:bCs/>
          <w:color w:val="201F1E"/>
          <w:rPrChange w:id="599" w:author="Charles Cavalcante" w:date="2020-04-28T19:26:00Z">
            <w:rPr>
              <w:rFonts w:ascii="Calibri" w:hAnsi="Calibri"/>
              <w:b/>
              <w:bCs/>
              <w:color w:val="201F1E"/>
              <w:sz w:val="22"/>
              <w:szCs w:val="22"/>
            </w:rPr>
          </w:rPrChange>
        </w:rPr>
        <w:t>Melhorias Futuras:</w:t>
      </w:r>
    </w:p>
    <w:p w14:paraId="65A02204" w14:textId="77777777" w:rsidR="005B3104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600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601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>A ideia futuramente fazer parcerias com laboratórios, a fim de isentar o valor de deslocamento do paciente, ou ofertar um desconto (%)</w:t>
      </w:r>
    </w:p>
    <w:p w14:paraId="739EDE6C" w14:textId="19F07CB7" w:rsidR="008F095F" w:rsidRPr="001763C5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rPrChange w:id="602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</w:pPr>
      <w:r w:rsidRPr="001763C5">
        <w:rPr>
          <w:rFonts w:ascii="Calibri" w:hAnsi="Calibri" w:cs="Calibri"/>
          <w:color w:val="000000"/>
          <w:rPrChange w:id="603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t xml:space="preserve">Consumir as bases de rede de farmácias onde através dos CPF do paciente, conseguimos enviar ao hospital/medico qual o remédio que o paciente comprou nos </w:t>
      </w:r>
      <w:r w:rsidRPr="001763C5">
        <w:rPr>
          <w:rFonts w:ascii="Calibri" w:hAnsi="Calibri" w:cs="Calibri"/>
          <w:color w:val="000000"/>
          <w:rPrChange w:id="604" w:author="Charles Cavalcante" w:date="2020-04-28T19:26:00Z">
            <w:rPr>
              <w:rFonts w:ascii="Calibri" w:hAnsi="Calibri" w:cs="Calibri"/>
              <w:color w:val="000000"/>
              <w:sz w:val="23"/>
              <w:szCs w:val="23"/>
            </w:rPr>
          </w:rPrChange>
        </w:rPr>
        <w:lastRenderedPageBreak/>
        <w:t>últimos tempos que provavelmente está consumindo no momento do seu deslocamento ao hospital.</w:t>
      </w:r>
    </w:p>
    <w:p w14:paraId="21C17897" w14:textId="49E72E2D" w:rsidR="008D4978" w:rsidRPr="00E83A1E" w:rsidRDefault="00DA134E" w:rsidP="008D4978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Bibliografia</w:t>
      </w:r>
      <w:bookmarkEnd w:id="533"/>
    </w:p>
    <w:p w14:paraId="163BEECF" w14:textId="0E8EC1F3" w:rsidR="001F1560" w:rsidRDefault="001F1560" w:rsidP="00E4257A">
      <w:pPr>
        <w:rPr>
          <w:rFonts w:asciiTheme="minorHAnsi" w:hAnsiTheme="minorHAnsi" w:cstheme="minorHAnsi"/>
        </w:rPr>
      </w:pPr>
    </w:p>
    <w:p w14:paraId="7DB1A846" w14:textId="78AB6A72" w:rsidR="00A74D4E" w:rsidRDefault="001B27EA" w:rsidP="00E4257A">
      <w:pPr>
        <w:rPr>
          <w:rFonts w:asciiTheme="minorHAnsi" w:hAnsiTheme="minorHAnsi" w:cstheme="minorHAnsi"/>
        </w:rPr>
      </w:pPr>
      <w:hyperlink r:id="rId43" w:history="1">
        <w:r w:rsidR="00187C25" w:rsidRPr="006D3246">
          <w:rPr>
            <w:rStyle w:val="Hyperlink"/>
            <w:rFonts w:asciiTheme="minorHAnsi" w:hAnsiTheme="minorHAnsi" w:cstheme="minorHAnsi"/>
          </w:rPr>
          <w:t>https://cidades.ibge.gov.br/brasil/sp/sao-paulo/panorama</w:t>
        </w:r>
      </w:hyperlink>
    </w:p>
    <w:sectPr w:rsidR="00A74D4E" w:rsidSect="00F3696C">
      <w:pgSz w:w="11907" w:h="16840" w:code="9"/>
      <w:pgMar w:top="1418" w:right="1701" w:bottom="1718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5" w:author="Charles Cavalcante" w:date="2020-04-28T19:31:00Z" w:initials="CC">
    <w:p w14:paraId="2F380221" w14:textId="0E5FAE40" w:rsidR="00DF433D" w:rsidRDefault="00DF433D">
      <w:pPr>
        <w:pStyle w:val="Textodecomentrio"/>
      </w:pPr>
      <w:r>
        <w:rPr>
          <w:rStyle w:val="Refdecomentrio"/>
        </w:rPr>
        <w:annotationRef/>
      </w:r>
      <w:r>
        <w:t>Ser a MAIOR é uma visão praticamente impossível de ser alcançada, a visão deve ser algo que deve acontecer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F38022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F380221" w16cid:durableId="225302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D1866" w14:textId="77777777" w:rsidR="001B27EA" w:rsidRDefault="001B27EA">
      <w:r>
        <w:separator/>
      </w:r>
    </w:p>
  </w:endnote>
  <w:endnote w:type="continuationSeparator" w:id="0">
    <w:p w14:paraId="6BDBDFAB" w14:textId="77777777" w:rsidR="001B27EA" w:rsidRDefault="001B2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otham HTF Book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D2279" w14:textId="77777777" w:rsidR="00C63E82" w:rsidRDefault="00C63E8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5406F33" w14:textId="77777777" w:rsidR="00C63E82" w:rsidRDefault="00C63E82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5511B" w14:textId="77777777" w:rsidR="00C63E82" w:rsidRDefault="00C63E82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AB090" w14:textId="77777777" w:rsidR="00D45F67" w:rsidRDefault="00D45F6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400198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b/>
      </w:rPr>
    </w:sdtEndPr>
    <w:sdtContent>
      <w:p w14:paraId="55666B41" w14:textId="4D84C209" w:rsidR="00C63E82" w:rsidRPr="00FB43DB" w:rsidRDefault="00C63E82">
        <w:pPr>
          <w:pStyle w:val="Rodap"/>
          <w:jc w:val="right"/>
          <w:rPr>
            <w:rFonts w:asciiTheme="minorHAnsi" w:hAnsiTheme="minorHAnsi" w:cstheme="minorHAnsi"/>
            <w:b/>
          </w:rPr>
        </w:pPr>
        <w:r w:rsidRPr="00FB43DB">
          <w:rPr>
            <w:rFonts w:asciiTheme="minorHAnsi" w:hAnsiTheme="minorHAnsi" w:cstheme="minorHAnsi"/>
            <w:b/>
          </w:rPr>
          <w:fldChar w:fldCharType="begin"/>
        </w:r>
        <w:r w:rsidRPr="00FB43DB">
          <w:rPr>
            <w:rFonts w:asciiTheme="minorHAnsi" w:hAnsiTheme="minorHAnsi" w:cstheme="minorHAnsi"/>
            <w:b/>
          </w:rPr>
          <w:instrText>PAGE   \* MERGEFORMAT</w:instrText>
        </w:r>
        <w:r w:rsidRPr="00FB43DB">
          <w:rPr>
            <w:rFonts w:asciiTheme="minorHAnsi" w:hAnsiTheme="minorHAnsi" w:cstheme="minorHAnsi"/>
            <w:b/>
          </w:rPr>
          <w:fldChar w:fldCharType="separate"/>
        </w:r>
        <w:r>
          <w:rPr>
            <w:rFonts w:asciiTheme="minorHAnsi" w:hAnsiTheme="minorHAnsi" w:cstheme="minorHAnsi"/>
            <w:b/>
            <w:noProof/>
          </w:rPr>
          <w:t>11</w:t>
        </w:r>
        <w:r w:rsidRPr="00FB43DB">
          <w:rPr>
            <w:rFonts w:asciiTheme="minorHAnsi" w:hAnsiTheme="minorHAnsi" w:cstheme="minorHAnsi"/>
            <w:b/>
          </w:rPr>
          <w:fldChar w:fldCharType="end"/>
        </w:r>
      </w:p>
    </w:sdtContent>
  </w:sdt>
  <w:p w14:paraId="03D9716E" w14:textId="77777777" w:rsidR="00C63E82" w:rsidRDefault="00C63E82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9C848" w14:textId="77777777" w:rsidR="001B27EA" w:rsidRDefault="001B27EA">
      <w:r>
        <w:separator/>
      </w:r>
    </w:p>
  </w:footnote>
  <w:footnote w:type="continuationSeparator" w:id="0">
    <w:p w14:paraId="72A71DC1" w14:textId="77777777" w:rsidR="001B27EA" w:rsidRDefault="001B27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4E165" w14:textId="77777777" w:rsidR="00D45F67" w:rsidRDefault="00D45F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EAB54" w14:textId="77777777" w:rsidR="00D45F67" w:rsidRDefault="00D45F6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B31D1" w14:textId="77777777" w:rsidR="00D45F67" w:rsidRDefault="00D45F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B636B"/>
    <w:multiLevelType w:val="multilevel"/>
    <w:tmpl w:val="62E092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Calibri" w:hAnsi="Calibri" w:hint="default"/>
        <w:b/>
        <w:i w:val="0"/>
        <w:sz w:val="32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 w:hint="default"/>
        <w:b/>
        <w:i w:val="0"/>
        <w:sz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BA3C37"/>
    <w:multiLevelType w:val="hybridMultilevel"/>
    <w:tmpl w:val="77207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922E9"/>
    <w:multiLevelType w:val="hybridMultilevel"/>
    <w:tmpl w:val="FE4E9D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208DE"/>
    <w:multiLevelType w:val="hybridMultilevel"/>
    <w:tmpl w:val="A9BAC9A8"/>
    <w:lvl w:ilvl="0" w:tplc="B9B88016">
      <w:start w:val="1"/>
      <w:numFmt w:val="decimal"/>
      <w:pStyle w:val="Figura"/>
      <w:lvlText w:val="Figura %1: 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A018B4"/>
    <w:multiLevelType w:val="hybridMultilevel"/>
    <w:tmpl w:val="AA02B0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122B0"/>
    <w:multiLevelType w:val="hybridMultilevel"/>
    <w:tmpl w:val="B0F09534"/>
    <w:lvl w:ilvl="0" w:tplc="8836EF16">
      <w:numFmt w:val="bullet"/>
      <w:lvlText w:val=""/>
      <w:lvlJc w:val="left"/>
      <w:pPr>
        <w:ind w:left="405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1B9E308D"/>
    <w:multiLevelType w:val="hybridMultilevel"/>
    <w:tmpl w:val="A6F8F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10253"/>
    <w:multiLevelType w:val="hybridMultilevel"/>
    <w:tmpl w:val="C9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C5CBD"/>
    <w:multiLevelType w:val="hybridMultilevel"/>
    <w:tmpl w:val="FA423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A1840"/>
    <w:multiLevelType w:val="hybridMultilevel"/>
    <w:tmpl w:val="0DAE3364"/>
    <w:lvl w:ilvl="0" w:tplc="8836EF16">
      <w:numFmt w:val="bullet"/>
      <w:lvlText w:val=""/>
      <w:lvlJc w:val="left"/>
      <w:pPr>
        <w:ind w:left="81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2EA6550F"/>
    <w:multiLevelType w:val="hybridMultilevel"/>
    <w:tmpl w:val="F3EE8406"/>
    <w:lvl w:ilvl="0" w:tplc="D418305A">
      <w:start w:val="1"/>
      <w:numFmt w:val="bullet"/>
      <w:pStyle w:val="Livro4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53B78"/>
    <w:multiLevelType w:val="hybridMultilevel"/>
    <w:tmpl w:val="03FC516E"/>
    <w:lvl w:ilvl="0" w:tplc="D17890F8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AE4576"/>
    <w:multiLevelType w:val="hybridMultilevel"/>
    <w:tmpl w:val="1F8226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739AF"/>
    <w:multiLevelType w:val="hybridMultilevel"/>
    <w:tmpl w:val="79C4BB56"/>
    <w:lvl w:ilvl="0" w:tplc="84F2CB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A8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8E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127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846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C1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54D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460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D61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86C1386"/>
    <w:multiLevelType w:val="hybridMultilevel"/>
    <w:tmpl w:val="1D28C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714DF"/>
    <w:multiLevelType w:val="hybridMultilevel"/>
    <w:tmpl w:val="AE243746"/>
    <w:lvl w:ilvl="0" w:tplc="C0E20E4A">
      <w:start w:val="1"/>
      <w:numFmt w:val="decimal"/>
      <w:pStyle w:val="Tabela"/>
      <w:lvlText w:val="Tabela %1: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2C23335"/>
    <w:multiLevelType w:val="multilevel"/>
    <w:tmpl w:val="CE18E85A"/>
    <w:lvl w:ilvl="0">
      <w:start w:val="1"/>
      <w:numFmt w:val="decimal"/>
      <w:pStyle w:val="Livro1"/>
      <w:lvlText w:val="%1"/>
      <w:lvlJc w:val="left"/>
      <w:pPr>
        <w:tabs>
          <w:tab w:val="num" w:pos="573"/>
        </w:tabs>
        <w:ind w:left="573" w:hanging="432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pStyle w:val="Livro2"/>
      <w:lvlText w:val="%1.%2"/>
      <w:lvlJc w:val="left"/>
      <w:pPr>
        <w:tabs>
          <w:tab w:val="num" w:pos="717"/>
        </w:tabs>
        <w:ind w:left="717" w:hanging="576"/>
      </w:pPr>
      <w:rPr>
        <w:rFonts w:ascii="Calibri" w:hAnsi="Calibri" w:hint="default"/>
        <w:b/>
        <w:i w:val="0"/>
        <w:sz w:val="24"/>
      </w:rPr>
    </w:lvl>
    <w:lvl w:ilvl="2">
      <w:start w:val="1"/>
      <w:numFmt w:val="decimal"/>
      <w:pStyle w:val="Livro3"/>
      <w:lvlText w:val="%1.%2.%3"/>
      <w:lvlJc w:val="left"/>
      <w:pPr>
        <w:tabs>
          <w:tab w:val="num" w:pos="720"/>
        </w:tabs>
        <w:ind w:left="720" w:hanging="720"/>
      </w:pPr>
      <w:rPr>
        <w:rFonts w:ascii="Calibri" w:hAnsi="Calibri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4337CEA"/>
    <w:multiLevelType w:val="multilevel"/>
    <w:tmpl w:val="20327A60"/>
    <w:lvl w:ilvl="0">
      <w:start w:val="2"/>
      <w:numFmt w:val="decimal"/>
      <w:pStyle w:val="Numerada3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 w15:restartNumberingAfterBreak="0">
    <w:nsid w:val="5FCB4C75"/>
    <w:multiLevelType w:val="hybridMultilevel"/>
    <w:tmpl w:val="EB28F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E3174"/>
    <w:multiLevelType w:val="hybridMultilevel"/>
    <w:tmpl w:val="C46AB5D4"/>
    <w:lvl w:ilvl="0" w:tplc="0416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0" w15:restartNumberingAfterBreak="0">
    <w:nsid w:val="6277407C"/>
    <w:multiLevelType w:val="hybridMultilevel"/>
    <w:tmpl w:val="2604C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452FD"/>
    <w:multiLevelType w:val="hybridMultilevel"/>
    <w:tmpl w:val="687A6B06"/>
    <w:lvl w:ilvl="0" w:tplc="392A9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A949D8"/>
    <w:multiLevelType w:val="hybridMultilevel"/>
    <w:tmpl w:val="3E883EFC"/>
    <w:lvl w:ilvl="0" w:tplc="B692A7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8249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58D7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42B5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DAB4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920B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5CEB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E1E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28B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0019A0"/>
    <w:multiLevelType w:val="hybridMultilevel"/>
    <w:tmpl w:val="AF640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62EFE"/>
    <w:multiLevelType w:val="hybridMultilevel"/>
    <w:tmpl w:val="5EA8C1E6"/>
    <w:lvl w:ilvl="0" w:tplc="191A527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350495"/>
    <w:multiLevelType w:val="hybridMultilevel"/>
    <w:tmpl w:val="AC84C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5E57DA"/>
    <w:multiLevelType w:val="hybridMultilevel"/>
    <w:tmpl w:val="B69C1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0"/>
  </w:num>
  <w:num w:numId="4">
    <w:abstractNumId w:val="15"/>
  </w:num>
  <w:num w:numId="5">
    <w:abstractNumId w:val="3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8"/>
  </w:num>
  <w:num w:numId="11">
    <w:abstractNumId w:val="16"/>
  </w:num>
  <w:num w:numId="12">
    <w:abstractNumId w:val="16"/>
  </w:num>
  <w:num w:numId="13">
    <w:abstractNumId w:val="21"/>
  </w:num>
  <w:num w:numId="14">
    <w:abstractNumId w:val="16"/>
  </w:num>
  <w:num w:numId="15">
    <w:abstractNumId w:val="16"/>
  </w:num>
  <w:num w:numId="16">
    <w:abstractNumId w:val="7"/>
  </w:num>
  <w:num w:numId="17">
    <w:abstractNumId w:val="22"/>
  </w:num>
  <w:num w:numId="18">
    <w:abstractNumId w:val="1"/>
  </w:num>
  <w:num w:numId="19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</w:num>
  <w:num w:numId="22">
    <w:abstractNumId w:val="16"/>
  </w:num>
  <w:num w:numId="23">
    <w:abstractNumId w:val="23"/>
  </w:num>
  <w:num w:numId="24">
    <w:abstractNumId w:val="2"/>
  </w:num>
  <w:num w:numId="25">
    <w:abstractNumId w:val="12"/>
  </w:num>
  <w:num w:numId="26">
    <w:abstractNumId w:val="13"/>
  </w:num>
  <w:num w:numId="27">
    <w:abstractNumId w:val="16"/>
  </w:num>
  <w:num w:numId="28">
    <w:abstractNumId w:val="16"/>
  </w:num>
  <w:num w:numId="29">
    <w:abstractNumId w:val="24"/>
  </w:num>
  <w:num w:numId="30">
    <w:abstractNumId w:val="11"/>
  </w:num>
  <w:num w:numId="31">
    <w:abstractNumId w:val="5"/>
  </w:num>
  <w:num w:numId="32">
    <w:abstractNumId w:val="9"/>
  </w:num>
  <w:num w:numId="33">
    <w:abstractNumId w:val="19"/>
  </w:num>
  <w:num w:numId="34">
    <w:abstractNumId w:val="6"/>
  </w:num>
  <w:num w:numId="35">
    <w:abstractNumId w:val="25"/>
  </w:num>
  <w:num w:numId="36">
    <w:abstractNumId w:val="26"/>
  </w:num>
  <w:num w:numId="37">
    <w:abstractNumId w:val="14"/>
  </w:num>
  <w:num w:numId="38">
    <w:abstractNumId w:val="8"/>
  </w:num>
  <w:num w:numId="39">
    <w:abstractNumId w:val="20"/>
  </w:num>
  <w:num w:numId="40">
    <w:abstractNumId w:val="4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arles Cavalcante">
    <w15:presenceInfo w15:providerId="Windows Live" w15:userId="4bcd1301d11917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1" w:dllVersion="513" w:checkStyle="1"/>
  <w:proofState w:spelling="clean"/>
  <w:trackRevision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D8"/>
    <w:rsid w:val="00013A70"/>
    <w:rsid w:val="0004166C"/>
    <w:rsid w:val="00047F43"/>
    <w:rsid w:val="00061EC7"/>
    <w:rsid w:val="0008444B"/>
    <w:rsid w:val="000A5421"/>
    <w:rsid w:val="000B1898"/>
    <w:rsid w:val="00103787"/>
    <w:rsid w:val="0011150B"/>
    <w:rsid w:val="0013337E"/>
    <w:rsid w:val="00141886"/>
    <w:rsid w:val="001447EF"/>
    <w:rsid w:val="00145FFA"/>
    <w:rsid w:val="00172CA2"/>
    <w:rsid w:val="0017494D"/>
    <w:rsid w:val="001763C5"/>
    <w:rsid w:val="00177E0E"/>
    <w:rsid w:val="00181262"/>
    <w:rsid w:val="00187371"/>
    <w:rsid w:val="00187C25"/>
    <w:rsid w:val="00197261"/>
    <w:rsid w:val="001B27EA"/>
    <w:rsid w:val="001D11E3"/>
    <w:rsid w:val="001F1286"/>
    <w:rsid w:val="001F1560"/>
    <w:rsid w:val="0020033D"/>
    <w:rsid w:val="00235376"/>
    <w:rsid w:val="00245E3C"/>
    <w:rsid w:val="0025290D"/>
    <w:rsid w:val="0025375F"/>
    <w:rsid w:val="002559EA"/>
    <w:rsid w:val="002A4E8C"/>
    <w:rsid w:val="002C75CB"/>
    <w:rsid w:val="002E470C"/>
    <w:rsid w:val="0030445F"/>
    <w:rsid w:val="00315518"/>
    <w:rsid w:val="00342F31"/>
    <w:rsid w:val="003440AD"/>
    <w:rsid w:val="00392863"/>
    <w:rsid w:val="00395A6C"/>
    <w:rsid w:val="003B7545"/>
    <w:rsid w:val="003C4865"/>
    <w:rsid w:val="003E784B"/>
    <w:rsid w:val="003F14C0"/>
    <w:rsid w:val="003F398A"/>
    <w:rsid w:val="003F3B0B"/>
    <w:rsid w:val="003F3BA8"/>
    <w:rsid w:val="00405483"/>
    <w:rsid w:val="004438BB"/>
    <w:rsid w:val="0045254A"/>
    <w:rsid w:val="0046283E"/>
    <w:rsid w:val="00463091"/>
    <w:rsid w:val="00465446"/>
    <w:rsid w:val="00474984"/>
    <w:rsid w:val="004A6CFF"/>
    <w:rsid w:val="004B64A7"/>
    <w:rsid w:val="004E4299"/>
    <w:rsid w:val="00515313"/>
    <w:rsid w:val="00541471"/>
    <w:rsid w:val="005636C2"/>
    <w:rsid w:val="00570A90"/>
    <w:rsid w:val="00582A1D"/>
    <w:rsid w:val="00586E2E"/>
    <w:rsid w:val="00593CA0"/>
    <w:rsid w:val="005A1535"/>
    <w:rsid w:val="005B3104"/>
    <w:rsid w:val="005C2943"/>
    <w:rsid w:val="005D26C8"/>
    <w:rsid w:val="005E0C04"/>
    <w:rsid w:val="005E4EB1"/>
    <w:rsid w:val="005F4494"/>
    <w:rsid w:val="0062472B"/>
    <w:rsid w:val="0063331D"/>
    <w:rsid w:val="00656FEB"/>
    <w:rsid w:val="006651D1"/>
    <w:rsid w:val="00674251"/>
    <w:rsid w:val="006B7497"/>
    <w:rsid w:val="006C10D8"/>
    <w:rsid w:val="006D1126"/>
    <w:rsid w:val="006F3DB2"/>
    <w:rsid w:val="00700FEE"/>
    <w:rsid w:val="007031AC"/>
    <w:rsid w:val="00715086"/>
    <w:rsid w:val="007163D6"/>
    <w:rsid w:val="007625C2"/>
    <w:rsid w:val="00775FD8"/>
    <w:rsid w:val="00782619"/>
    <w:rsid w:val="007B46CE"/>
    <w:rsid w:val="007D51F3"/>
    <w:rsid w:val="007D542B"/>
    <w:rsid w:val="008634D5"/>
    <w:rsid w:val="00884CBA"/>
    <w:rsid w:val="00897C1B"/>
    <w:rsid w:val="008A25DA"/>
    <w:rsid w:val="008A5619"/>
    <w:rsid w:val="008C1FE5"/>
    <w:rsid w:val="008D4978"/>
    <w:rsid w:val="008F095F"/>
    <w:rsid w:val="0095530B"/>
    <w:rsid w:val="00980CBA"/>
    <w:rsid w:val="00993E0C"/>
    <w:rsid w:val="009B3F83"/>
    <w:rsid w:val="009F2073"/>
    <w:rsid w:val="00A05A24"/>
    <w:rsid w:val="00A11E27"/>
    <w:rsid w:val="00A26C17"/>
    <w:rsid w:val="00A33779"/>
    <w:rsid w:val="00A65741"/>
    <w:rsid w:val="00A74D4E"/>
    <w:rsid w:val="00AA695E"/>
    <w:rsid w:val="00AB7BDF"/>
    <w:rsid w:val="00AC4703"/>
    <w:rsid w:val="00AE18FD"/>
    <w:rsid w:val="00B10B32"/>
    <w:rsid w:val="00B237DC"/>
    <w:rsid w:val="00B35A2A"/>
    <w:rsid w:val="00B55619"/>
    <w:rsid w:val="00B62E53"/>
    <w:rsid w:val="00B828F3"/>
    <w:rsid w:val="00BC01F6"/>
    <w:rsid w:val="00C1533C"/>
    <w:rsid w:val="00C267F0"/>
    <w:rsid w:val="00C63E82"/>
    <w:rsid w:val="00C65EF3"/>
    <w:rsid w:val="00CB37CD"/>
    <w:rsid w:val="00CD7799"/>
    <w:rsid w:val="00D00C54"/>
    <w:rsid w:val="00D15EBA"/>
    <w:rsid w:val="00D45F67"/>
    <w:rsid w:val="00D46C68"/>
    <w:rsid w:val="00D70880"/>
    <w:rsid w:val="00D71DAF"/>
    <w:rsid w:val="00D95F59"/>
    <w:rsid w:val="00DA134E"/>
    <w:rsid w:val="00DA38A6"/>
    <w:rsid w:val="00DA53C8"/>
    <w:rsid w:val="00DB47FF"/>
    <w:rsid w:val="00DC7EBA"/>
    <w:rsid w:val="00DE116E"/>
    <w:rsid w:val="00DF433D"/>
    <w:rsid w:val="00DF7562"/>
    <w:rsid w:val="00E04584"/>
    <w:rsid w:val="00E16721"/>
    <w:rsid w:val="00E4257A"/>
    <w:rsid w:val="00E53748"/>
    <w:rsid w:val="00E83A1E"/>
    <w:rsid w:val="00ED09B5"/>
    <w:rsid w:val="00EE12B5"/>
    <w:rsid w:val="00EE4DFC"/>
    <w:rsid w:val="00EF57EC"/>
    <w:rsid w:val="00F20776"/>
    <w:rsid w:val="00F2392B"/>
    <w:rsid w:val="00F25006"/>
    <w:rsid w:val="00F3696C"/>
    <w:rsid w:val="00F73B51"/>
    <w:rsid w:val="00F8484A"/>
    <w:rsid w:val="00FA1399"/>
    <w:rsid w:val="00FB2560"/>
    <w:rsid w:val="00FB43DB"/>
    <w:rsid w:val="00FD2BAE"/>
    <w:rsid w:val="00FD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D35234"/>
  <w15:docId w15:val="{AC2699A5-C518-45DF-B26F-D90B5A2B1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Calibri" w:hAnsi="Calibri"/>
      <w:b/>
      <w:bCs/>
      <w:sz w:val="48"/>
    </w:rPr>
  </w:style>
  <w:style w:type="paragraph" w:customStyle="1" w:styleId="Livro1">
    <w:name w:val="Livro 1"/>
    <w:basedOn w:val="Normal"/>
    <w:next w:val="Normal"/>
    <w:link w:val="Livro1Char"/>
    <w:autoRedefine/>
    <w:pPr>
      <w:numPr>
        <w:numId w:val="2"/>
      </w:numPr>
      <w:spacing w:before="120" w:after="120"/>
    </w:pPr>
    <w:rPr>
      <w:rFonts w:ascii="Calibri" w:hAnsi="Calibri"/>
      <w:b/>
      <w:sz w:val="32"/>
    </w:rPr>
  </w:style>
  <w:style w:type="paragraph" w:customStyle="1" w:styleId="Livro2">
    <w:name w:val="Livro 2"/>
    <w:basedOn w:val="Livro1"/>
    <w:autoRedefine/>
    <w:rsid w:val="00141886"/>
    <w:pPr>
      <w:numPr>
        <w:ilvl w:val="1"/>
      </w:numPr>
      <w:tabs>
        <w:tab w:val="clear" w:pos="717"/>
        <w:tab w:val="num" w:pos="576"/>
      </w:tabs>
      <w:ind w:left="576"/>
    </w:pPr>
    <w:rPr>
      <w:sz w:val="28"/>
    </w:rPr>
  </w:style>
  <w:style w:type="paragraph" w:customStyle="1" w:styleId="Livro3">
    <w:name w:val="Livro 3"/>
    <w:basedOn w:val="Livro1"/>
    <w:autoRedefine/>
    <w:pPr>
      <w:widowControl w:val="0"/>
      <w:numPr>
        <w:ilvl w:val="2"/>
      </w:numPr>
      <w:jc w:val="both"/>
    </w:pPr>
    <w:rPr>
      <w:sz w:val="24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Corpodetexto2">
    <w:name w:val="Body Text 2"/>
    <w:basedOn w:val="Normal"/>
    <w:semiHidden/>
    <w:pPr>
      <w:jc w:val="both"/>
    </w:pPr>
    <w:rPr>
      <w:rFonts w:ascii="Calibri" w:hAnsi="Calibri"/>
    </w:rPr>
  </w:style>
  <w:style w:type="paragraph" w:styleId="Corpodetexto3">
    <w:name w:val="Body Text 3"/>
    <w:basedOn w:val="Normal"/>
    <w:semiHidden/>
    <w:pPr>
      <w:jc w:val="center"/>
    </w:pPr>
    <w:rPr>
      <w:rFonts w:ascii="Calibri" w:hAnsi="Calibri"/>
      <w:color w:val="FFFFFF"/>
    </w:rPr>
  </w:style>
  <w:style w:type="character" w:styleId="Hyperlink">
    <w:name w:val="Hyperlink"/>
    <w:rPr>
      <w:color w:val="0000FF"/>
      <w:u w:val="single"/>
    </w:rPr>
  </w:style>
  <w:style w:type="paragraph" w:styleId="Textodenotaderodap">
    <w:name w:val="footnote text"/>
    <w:basedOn w:val="Normal"/>
    <w:semiHidden/>
    <w:rPr>
      <w:rFonts w:ascii="Calibri" w:hAnsi="Calibri"/>
      <w:sz w:val="16"/>
      <w:szCs w:val="20"/>
    </w:rPr>
  </w:style>
  <w:style w:type="character" w:styleId="Refdenotaderodap">
    <w:name w:val="footnote reference"/>
    <w:semiHidden/>
    <w:rPr>
      <w:vertAlign w:val="superscript"/>
    </w:rPr>
  </w:style>
  <w:style w:type="paragraph" w:styleId="Legenda">
    <w:name w:val="caption"/>
    <w:basedOn w:val="Normal"/>
    <w:next w:val="Normal"/>
    <w:qFormat/>
    <w:pPr>
      <w:spacing w:before="120" w:after="120"/>
    </w:pPr>
    <w:rPr>
      <w:rFonts w:ascii="Calibri" w:hAnsi="Calibr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semiHidden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umrio4">
    <w:name w:val="toc 4"/>
    <w:basedOn w:val="Normal"/>
    <w:next w:val="Normal"/>
    <w:autoRedefine/>
    <w:semiHidden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semiHidden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semiHidden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semiHidden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nfase">
    <w:name w:val="Emphasis"/>
    <w:uiPriority w:val="20"/>
    <w:qFormat/>
    <w:rPr>
      <w:b/>
      <w:bCs/>
      <w:i w:val="0"/>
      <w:iCs w:val="0"/>
    </w:rPr>
  </w:style>
  <w:style w:type="character" w:styleId="HiperlinkVisitado">
    <w:name w:val="FollowedHyperlink"/>
    <w:semiHidden/>
    <w:rPr>
      <w:color w:val="800080"/>
      <w:u w:val="single"/>
    </w:rPr>
  </w:style>
  <w:style w:type="paragraph" w:customStyle="1" w:styleId="Livro4">
    <w:name w:val="Livro 4"/>
    <w:pPr>
      <w:widowControl w:val="0"/>
      <w:numPr>
        <w:numId w:val="3"/>
      </w:numPr>
    </w:pPr>
    <w:rPr>
      <w:rFonts w:ascii="Calibri" w:hAnsi="Calibri"/>
      <w:b/>
      <w:sz w:val="24"/>
      <w:lang w:val="en-US" w:eastAsia="en-US"/>
    </w:rPr>
  </w:style>
  <w:style w:type="paragraph" w:styleId="Recuodecorpodetexto">
    <w:name w:val="Body Text Indent"/>
    <w:basedOn w:val="Normal"/>
    <w:semiHidden/>
    <w:pPr>
      <w:ind w:left="360"/>
      <w:jc w:val="both"/>
    </w:pPr>
  </w:style>
  <w:style w:type="paragraph" w:customStyle="1" w:styleId="Tabela">
    <w:name w:val="Tabela"/>
    <w:basedOn w:val="Normal"/>
    <w:pPr>
      <w:numPr>
        <w:numId w:val="4"/>
      </w:numPr>
      <w:pBdr>
        <w:top w:val="single" w:sz="4" w:space="1" w:color="auto"/>
        <w:bottom w:val="single" w:sz="4" w:space="1" w:color="auto"/>
      </w:pBdr>
    </w:pPr>
    <w:rPr>
      <w:rFonts w:ascii="Arial" w:hAnsi="Arial" w:cs="Arial"/>
      <w:b/>
      <w:sz w:val="20"/>
    </w:rPr>
  </w:style>
  <w:style w:type="paragraph" w:customStyle="1" w:styleId="Figura">
    <w:name w:val="Figura"/>
    <w:basedOn w:val="Normal"/>
    <w:pPr>
      <w:widowControl w:val="0"/>
      <w:numPr>
        <w:numId w:val="5"/>
      </w:numPr>
      <w:pBdr>
        <w:top w:val="single" w:sz="4" w:space="1" w:color="auto"/>
        <w:bottom w:val="single" w:sz="4" w:space="1" w:color="auto"/>
      </w:pBdr>
    </w:pPr>
    <w:rPr>
      <w:rFonts w:ascii="Arial" w:hAnsi="Arial" w:cs="Arial"/>
      <w:b/>
      <w:sz w:val="20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rFonts w:ascii="Calibri" w:hAnsi="Calibri"/>
      <w:sz w:val="16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</w:style>
  <w:style w:type="paragraph" w:styleId="Remissivo4">
    <w:name w:val="index 4"/>
    <w:basedOn w:val="Normal"/>
    <w:next w:val="Normal"/>
    <w:autoRedefine/>
    <w:semiHidden/>
    <w:pPr>
      <w:ind w:left="960" w:hanging="240"/>
    </w:pPr>
  </w:style>
  <w:style w:type="paragraph" w:styleId="Remissivo5">
    <w:name w:val="index 5"/>
    <w:basedOn w:val="Normal"/>
    <w:next w:val="Normal"/>
    <w:autoRedefine/>
    <w:semiHidden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styleId="Ttulodendiceremissivo">
    <w:name w:val="index heading"/>
    <w:basedOn w:val="Normal"/>
    <w:next w:val="Remissivo1"/>
    <w:semiHidden/>
  </w:style>
  <w:style w:type="paragraph" w:styleId="Ttulo">
    <w:name w:val="Title"/>
    <w:basedOn w:val="Normal"/>
    <w:qFormat/>
    <w:pPr>
      <w:jc w:val="center"/>
    </w:pPr>
    <w:rPr>
      <w:rFonts w:ascii="Calibri" w:hAnsi="Calibri"/>
      <w:color w:val="FF0000"/>
      <w:sz w:val="130"/>
    </w:rPr>
  </w:style>
  <w:style w:type="paragraph" w:styleId="PargrafodaLista">
    <w:name w:val="List Paragraph"/>
    <w:basedOn w:val="Normal"/>
    <w:uiPriority w:val="34"/>
    <w:qFormat/>
    <w:rsid w:val="006C10D8"/>
    <w:pPr>
      <w:ind w:left="708"/>
    </w:pPr>
  </w:style>
  <w:style w:type="character" w:styleId="Refdecomentrio">
    <w:name w:val="annotation reference"/>
    <w:basedOn w:val="Fontepargpadro"/>
    <w:uiPriority w:val="99"/>
    <w:semiHidden/>
    <w:unhideWhenUsed/>
    <w:rsid w:val="00656F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56FE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56FEB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56FE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56FEB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56FE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6FE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C7E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umerada3">
    <w:name w:val="List Number 3"/>
    <w:basedOn w:val="Normal"/>
    <w:rsid w:val="00FB43DB"/>
    <w:pPr>
      <w:numPr>
        <w:numId w:val="19"/>
      </w:numPr>
      <w:tabs>
        <w:tab w:val="num" w:pos="926"/>
      </w:tabs>
      <w:ind w:left="926" w:hanging="360"/>
    </w:pPr>
    <w:rPr>
      <w:rFonts w:ascii="Arial" w:hAnsi="Arial"/>
      <w:sz w:val="22"/>
      <w:szCs w:val="20"/>
      <w:lang w:val="pt-PT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B43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RodapChar">
    <w:name w:val="Rodapé Char"/>
    <w:basedOn w:val="Fontepargpadro"/>
    <w:link w:val="Rodap"/>
    <w:uiPriority w:val="99"/>
    <w:rsid w:val="00FB43DB"/>
    <w:rPr>
      <w:sz w:val="24"/>
      <w:szCs w:val="24"/>
    </w:rPr>
  </w:style>
  <w:style w:type="paragraph" w:customStyle="1" w:styleId="Titulo1">
    <w:name w:val="Titulo1"/>
    <w:basedOn w:val="Livro1"/>
    <w:link w:val="Titulo1Char"/>
    <w:qFormat/>
    <w:rsid w:val="00E16721"/>
    <w:rPr>
      <w:rFonts w:asciiTheme="minorHAnsi" w:hAnsiTheme="minorHAnsi" w:cstheme="minorHAnsi"/>
    </w:rPr>
  </w:style>
  <w:style w:type="paragraph" w:styleId="NormalWeb">
    <w:name w:val="Normal (Web)"/>
    <w:basedOn w:val="Normal"/>
    <w:uiPriority w:val="99"/>
    <w:semiHidden/>
    <w:unhideWhenUsed/>
    <w:rsid w:val="000B1898"/>
    <w:pPr>
      <w:spacing w:before="100" w:beforeAutospacing="1" w:after="100" w:afterAutospacing="1"/>
    </w:pPr>
  </w:style>
  <w:style w:type="character" w:customStyle="1" w:styleId="Livro1Char">
    <w:name w:val="Livro 1 Char"/>
    <w:basedOn w:val="Fontepargpadro"/>
    <w:link w:val="Livro1"/>
    <w:rsid w:val="00E16721"/>
    <w:rPr>
      <w:rFonts w:ascii="Calibri" w:hAnsi="Calibri"/>
      <w:b/>
      <w:sz w:val="32"/>
      <w:szCs w:val="24"/>
    </w:rPr>
  </w:style>
  <w:style w:type="character" w:customStyle="1" w:styleId="Titulo1Char">
    <w:name w:val="Titulo1 Char"/>
    <w:basedOn w:val="Livro1Char"/>
    <w:link w:val="Titulo1"/>
    <w:rsid w:val="00E16721"/>
    <w:rPr>
      <w:rFonts w:asciiTheme="minorHAnsi" w:hAnsiTheme="minorHAnsi" w:cstheme="minorHAnsi"/>
      <w:b/>
      <w:sz w:val="32"/>
      <w:szCs w:val="24"/>
    </w:rPr>
  </w:style>
  <w:style w:type="paragraph" w:customStyle="1" w:styleId="Default">
    <w:name w:val="Default"/>
    <w:rsid w:val="00B5561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061EC7"/>
    <w:rPr>
      <w:color w:val="605E5C"/>
      <w:shd w:val="clear" w:color="auto" w:fill="E1DFDD"/>
    </w:rPr>
  </w:style>
  <w:style w:type="paragraph" w:customStyle="1" w:styleId="xmsonormal">
    <w:name w:val="x_msonormal"/>
    <w:basedOn w:val="Normal"/>
    <w:rsid w:val="005B310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582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66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127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977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38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1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3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2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5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4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6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7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38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leanlaunchlab.com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://www.canvanizer.com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yperlink" Target="https://platform.strategyzer.com/projects/p/ef1bdf11-my-strategyzer-trial-117c9492-9948-4161-96e5-26625dd16f19/workspaces/652450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platform.strategyzer.com/projects/p/ef1bdf11-my-strategyzer-trial-117c9492-9948-4161-96e5-26625dd16f19/workspaces/652450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cidades.ibge.gov.br/brasil/sp/sao-paulo/panoram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footer" Target="footer4.xm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IBG10</b:Tag>
    <b:SourceType>InternetSite</b:SourceType>
    <b:Guid>{3D438695-50CC-4B39-BA62-01061E3CF9D4}</b:Guid>
    <b:InternetSiteTitle>IBGE</b:InternetSiteTitle>
    <b:Year>2010</b:Year>
    <b:URL>https://cidades.ibge.gov.br/brasil/sp/sao-paulo/panorama</b:URL>
    <b:RefOrder>1</b:RefOrder>
  </b:Source>
</b:Sources>
</file>

<file path=customXml/itemProps1.xml><?xml version="1.0" encoding="utf-8"?>
<ds:datastoreItem xmlns:ds="http://schemas.openxmlformats.org/officeDocument/2006/customXml" ds:itemID="{DC61C5ED-BFF8-4AB9-B58A-56F119914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26</Pages>
  <Words>3396</Words>
  <Characters>18339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Negócio para empreendedores de primeira viagem</vt:lpstr>
    </vt:vector>
  </TitlesOfParts>
  <Company>Toshiba</Company>
  <LinksUpToDate>false</LinksUpToDate>
  <CharactersWithSpaces>21692</CharactersWithSpaces>
  <SharedDoc>false</SharedDoc>
  <HLinks>
    <vt:vector size="84" baseType="variant"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_Toc363725215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_Toc363725214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_Toc363725213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_Toc363725212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_Toc363725211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_Toc363725210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_Toc363725209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_Toc363725208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_Toc363725207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_Toc363725206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_Toc363725205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_Toc363725204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_Toc363725203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_Toc363725202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Negócio para empreendedores de primeira viagem</dc:title>
  <dc:creator>Marcelo Nakagawa</dc:creator>
  <cp:keywords>TCC;StartupOne;FIAP</cp:keywords>
  <cp:lastModifiedBy>Charles Cavalcante</cp:lastModifiedBy>
  <cp:revision>30</cp:revision>
  <cp:lastPrinted>2010-02-01T17:06:00Z</cp:lastPrinted>
  <dcterms:created xsi:type="dcterms:W3CDTF">2020-03-13T15:31:00Z</dcterms:created>
  <dcterms:modified xsi:type="dcterms:W3CDTF">2020-04-28T22:55:00Z</dcterms:modified>
</cp:coreProperties>
</file>